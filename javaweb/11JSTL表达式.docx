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338" w:rsidRDefault="003702C1">
      <w:pPr>
        <w:pStyle w:val="1"/>
        <w:numPr>
          <w:ilvl w:val="0"/>
          <w:numId w:val="1"/>
        </w:numPr>
        <w:ind w:left="845"/>
      </w:pPr>
      <w:r>
        <w:rPr>
          <w:rFonts w:hint="eastAsia"/>
        </w:rPr>
        <w:t>JSTL</w:t>
      </w:r>
      <w:r>
        <w:rPr>
          <w:rFonts w:hint="eastAsia"/>
        </w:rPr>
        <w:t>标签库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JSTL</w:t>
      </w:r>
      <w:r>
        <w:rPr>
          <w:rFonts w:hint="eastAsia"/>
        </w:rPr>
        <w:t>标签库概述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JSTL</w:t>
      </w:r>
      <w:r>
        <w:rPr>
          <w:rFonts w:hint="eastAsia"/>
        </w:rPr>
        <w:t>标签库概述</w:t>
      </w:r>
    </w:p>
    <w:p w:rsidR="005F3338" w:rsidRDefault="003702C1">
      <w:r>
        <w:rPr>
          <w:rFonts w:hint="eastAsia"/>
        </w:rPr>
        <w:t>JSTL</w:t>
      </w:r>
      <w:r>
        <w:rPr>
          <w:rFonts w:hint="eastAsia"/>
        </w:rPr>
        <w:t>全称为</w:t>
      </w:r>
      <w:proofErr w:type="spellStart"/>
      <w:r>
        <w:t>JavaServer</w:t>
      </w:r>
      <w:proofErr w:type="spellEnd"/>
      <w:r>
        <w:t xml:space="preserve"> Pages Standard Tag Library</w:t>
      </w:r>
    </w:p>
    <w:p w:rsidR="005F3338" w:rsidRDefault="003702C1">
      <w:r>
        <w:rPr>
          <w:rFonts w:hint="eastAsia"/>
        </w:rPr>
        <w:t>由</w:t>
      </w:r>
      <w:r>
        <w:rPr>
          <w:rFonts w:hint="eastAsia"/>
        </w:rPr>
        <w:t>JCP</w:t>
      </w:r>
      <w:r>
        <w:rPr>
          <w:rFonts w:hint="eastAsia"/>
        </w:rPr>
        <w:t>（</w:t>
      </w:r>
      <w:r>
        <w:rPr>
          <w:rFonts w:hint="eastAsia"/>
        </w:rPr>
        <w:t>Java Community Process</w:t>
      </w:r>
      <w:r>
        <w:rPr>
          <w:rFonts w:hint="eastAsia"/>
        </w:rPr>
        <w:t>）指定标准</w:t>
      </w:r>
    </w:p>
    <w:p w:rsidR="005F3338" w:rsidRDefault="003702C1">
      <w:r>
        <w:rPr>
          <w:rFonts w:hint="eastAsia"/>
        </w:rPr>
        <w:t>是提供给</w:t>
      </w:r>
      <w:r>
        <w:rPr>
          <w:rFonts w:hint="eastAsia"/>
        </w:rPr>
        <w:t xml:space="preserve"> Java Web </w:t>
      </w:r>
      <w:r>
        <w:rPr>
          <w:rFonts w:hint="eastAsia"/>
        </w:rPr>
        <w:t>开发人员一个标准通用的标签函数库</w:t>
      </w:r>
    </w:p>
    <w:p w:rsidR="005F3338" w:rsidRDefault="003702C1">
      <w:r>
        <w:rPr>
          <w:rFonts w:hint="eastAsia"/>
        </w:rPr>
        <w:t>可以和</w:t>
      </w:r>
      <w:r>
        <w:rPr>
          <w:rFonts w:hint="eastAsia"/>
        </w:rPr>
        <w:t xml:space="preserve"> EL </w:t>
      </w:r>
      <w:r>
        <w:rPr>
          <w:rFonts w:hint="eastAsia"/>
        </w:rPr>
        <w:t>配合来取代传统直接在页面上嵌入</w:t>
      </w:r>
      <w:r>
        <w:rPr>
          <w:rFonts w:hint="eastAsia"/>
        </w:rPr>
        <w:t xml:space="preserve"> Java </w:t>
      </w:r>
      <w:r>
        <w:rPr>
          <w:rFonts w:hint="eastAsia"/>
        </w:rPr>
        <w:t>程序（</w:t>
      </w:r>
      <w:r>
        <w:rPr>
          <w:rFonts w:hint="eastAsia"/>
        </w:rPr>
        <w:t>Scripting</w:t>
      </w:r>
      <w:r>
        <w:rPr>
          <w:rFonts w:hint="eastAsia"/>
        </w:rPr>
        <w:t>）的做法，以提高程序可读性、维护性和方便性</w:t>
      </w:r>
    </w:p>
    <w:p w:rsidR="005F3338" w:rsidRDefault="003702C1">
      <w:r>
        <w:rPr>
          <w:rFonts w:hint="eastAsia"/>
        </w:rPr>
        <w:t>在</w:t>
      </w:r>
      <w:r>
        <w:rPr>
          <w:rFonts w:hint="eastAsia"/>
        </w:rPr>
        <w:t>javaee4.0</w:t>
      </w:r>
      <w:r>
        <w:rPr>
          <w:rFonts w:hint="eastAsia"/>
        </w:rPr>
        <w:t>需要导入</w:t>
      </w:r>
      <w:r>
        <w:rPr>
          <w:rFonts w:hint="eastAsia"/>
        </w:rPr>
        <w:t>JSTL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包，在</w:t>
      </w:r>
      <w:r>
        <w:rPr>
          <w:rFonts w:hint="eastAsia"/>
        </w:rPr>
        <w:t>javaee5.0</w:t>
      </w:r>
      <w:r>
        <w:rPr>
          <w:rFonts w:hint="eastAsia"/>
        </w:rPr>
        <w:t>开始，默认已经包含了此</w:t>
      </w:r>
      <w:r>
        <w:rPr>
          <w:rFonts w:hint="eastAsia"/>
        </w:rPr>
        <w:t>jar</w:t>
      </w:r>
      <w:r>
        <w:rPr>
          <w:rFonts w:hint="eastAsia"/>
        </w:rPr>
        <w:t>包。还要需要用</w:t>
      </w:r>
      <w:r>
        <w:rPr>
          <w:rFonts w:hint="eastAsia"/>
        </w:rPr>
        <w:t>&lt;%@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%&gt;</w:t>
      </w:r>
      <w:r>
        <w:rPr>
          <w:rFonts w:hint="eastAsia"/>
        </w:rPr>
        <w:t>指令引入标签库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JSTL</w:t>
      </w:r>
      <w:r>
        <w:rPr>
          <w:rFonts w:hint="eastAsia"/>
        </w:rPr>
        <w:t>标签库子库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JSTL</w:t>
      </w:r>
      <w:r>
        <w:rPr>
          <w:rFonts w:hint="eastAsia"/>
        </w:rPr>
        <w:t>标签库子库</w:t>
      </w:r>
    </w:p>
    <w:p w:rsidR="005F3338" w:rsidRDefault="003702C1">
      <w:r>
        <w:rPr>
          <w:rFonts w:hint="eastAsia"/>
        </w:rPr>
        <w:t>核心标签库</w:t>
      </w:r>
      <w:r>
        <w:rPr>
          <w:rFonts w:hint="eastAsia"/>
        </w:rPr>
        <w:t xml:space="preserve"> (core)  --- c</w:t>
      </w:r>
    </w:p>
    <w:p w:rsidR="005F3338" w:rsidRDefault="003702C1">
      <w:r>
        <w:rPr>
          <w:rFonts w:hint="eastAsia"/>
        </w:rPr>
        <w:t>国际化标签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fmt</w:t>
      </w:r>
      <w:proofErr w:type="spellEnd"/>
    </w:p>
    <w:p w:rsidR="005F3338" w:rsidRDefault="003702C1">
      <w:r>
        <w:rPr>
          <w:rFonts w:hint="eastAsia"/>
        </w:rPr>
        <w:t>数据库标签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--Servlet</w:t>
      </w:r>
    </w:p>
    <w:p w:rsidR="005F3338" w:rsidRDefault="003702C1">
      <w:r>
        <w:rPr>
          <w:rFonts w:hint="eastAsia"/>
        </w:rPr>
        <w:t>XML</w:t>
      </w:r>
      <w:r>
        <w:rPr>
          <w:rFonts w:hint="eastAsia"/>
        </w:rPr>
        <w:t>标签</w:t>
      </w:r>
      <w:r>
        <w:rPr>
          <w:rFonts w:hint="eastAsia"/>
        </w:rPr>
        <w:t xml:space="preserve">  xml</w:t>
      </w:r>
    </w:p>
    <w:p w:rsidR="005F3338" w:rsidRDefault="003702C1">
      <w:r>
        <w:rPr>
          <w:rFonts w:hint="eastAsia"/>
        </w:rPr>
        <w:t>JSTL</w:t>
      </w:r>
      <w:r>
        <w:rPr>
          <w:rFonts w:hint="eastAsia"/>
        </w:rPr>
        <w:t>函数</w:t>
      </w:r>
      <w:r>
        <w:rPr>
          <w:rFonts w:hint="eastAsia"/>
        </w:rPr>
        <w:t>(EL</w:t>
      </w:r>
      <w:r>
        <w:rPr>
          <w:rFonts w:hint="eastAsia"/>
        </w:rPr>
        <w:t>函数</w:t>
      </w:r>
      <w:r>
        <w:rPr>
          <w:rFonts w:hint="eastAsia"/>
        </w:rPr>
        <w:t>) el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lastRenderedPageBreak/>
        <w:t>JSTL</w:t>
      </w:r>
      <w:r>
        <w:rPr>
          <w:rFonts w:hint="eastAsia"/>
        </w:rPr>
        <w:t>核心标签库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out</w:t>
      </w:r>
      <w:proofErr w:type="spellEnd"/>
      <w:r>
        <w:rPr>
          <w:rFonts w:hint="eastAsia"/>
        </w:rPr>
        <w:t xml:space="preserve">&gt; </w:t>
      </w:r>
    </w:p>
    <w:p w:rsidR="00530652" w:rsidRPr="00530652" w:rsidRDefault="00FF70A5" w:rsidP="0053065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45pt;height:127.7pt;visibility:visible;mso-wrap-style:square">
            <v:imagedata r:id="rId8" o:title=""/>
          </v:shape>
        </w:pict>
      </w:r>
    </w:p>
    <w:p w:rsidR="005F3338" w:rsidRDefault="003702C1">
      <w:pPr>
        <w:pStyle w:val="ad"/>
        <w:ind w:left="400"/>
      </w:pPr>
      <w:r>
        <w:rPr>
          <w:rFonts w:hint="eastAsia"/>
        </w:rPr>
        <w:t>输出固定值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:out</w:t>
      </w:r>
      <w:proofErr w:type="spellEnd"/>
      <w:proofErr w:type="gramEnd"/>
      <w:r>
        <w:rPr>
          <w:rFonts w:hint="eastAsia"/>
        </w:rPr>
        <w:t xml:space="preserve"> value="Hello c out~"/&gt;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输出变量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:out</w:t>
      </w:r>
      <w:proofErr w:type="spellEnd"/>
      <w:proofErr w:type="gramEnd"/>
      <w:r>
        <w:rPr>
          <w:rFonts w:hint="eastAsia"/>
        </w:rPr>
        <w:t xml:space="preserve"> value="${m}"/&gt;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转义</w:t>
      </w:r>
      <w:r>
        <w:rPr>
          <w:rFonts w:hint="eastAsia"/>
        </w:rPr>
        <w:t>html,</w:t>
      </w:r>
      <w:r>
        <w:rPr>
          <w:rFonts w:hint="eastAsia"/>
        </w:rPr>
        <w:t>默认为转义，可以设置</w:t>
      </w:r>
      <w:proofErr w:type="spellStart"/>
      <w:r>
        <w:rPr>
          <w:rFonts w:hint="eastAsia"/>
        </w:rPr>
        <w:t>escapeXml</w:t>
      </w:r>
      <w:proofErr w:type="spellEnd"/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，禁止转义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:out</w:t>
      </w:r>
      <w:proofErr w:type="spellEnd"/>
      <w:proofErr w:type="gramEnd"/>
      <w:r>
        <w:rPr>
          <w:rFonts w:hint="eastAsia"/>
        </w:rPr>
        <w:t xml:space="preserve"> value="&lt;a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='#'&gt;link&lt;/a&gt;" </w:t>
      </w:r>
      <w:proofErr w:type="spellStart"/>
      <w:r>
        <w:rPr>
          <w:rFonts w:hint="eastAsia"/>
        </w:rPr>
        <w:t>escapeXml</w:t>
      </w:r>
      <w:proofErr w:type="spellEnd"/>
      <w:r>
        <w:rPr>
          <w:rFonts w:hint="eastAsia"/>
        </w:rPr>
        <w:t>="false"/&gt;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允许输出默认值，如果给定值不存在，输出默认值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c:out</w:t>
      </w:r>
      <w:proofErr w:type="spellEnd"/>
      <w:r>
        <w:rPr>
          <w:rFonts w:hint="eastAsia"/>
        </w:rPr>
        <w:t xml:space="preserve"> value="${city}" default="</w:t>
      </w:r>
      <w:r>
        <w:rPr>
          <w:rFonts w:hint="eastAsia"/>
        </w:rPr>
        <w:t>北京</w:t>
      </w:r>
      <w:r>
        <w:rPr>
          <w:rFonts w:hint="eastAsia"/>
        </w:rPr>
        <w:t>"/&gt;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set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如图</w:t>
      </w:r>
      <w:r>
        <w:rPr>
          <w:rFonts w:hint="eastAsia"/>
        </w:rPr>
        <w:t>-7</w:t>
      </w:r>
      <w:r>
        <w:rPr>
          <w:rFonts w:hint="eastAsia"/>
        </w:rPr>
        <w:t>所示：</w:t>
      </w:r>
    </w:p>
    <w:p w:rsidR="005F3338" w:rsidRPr="00664D0E" w:rsidRDefault="00810026" w:rsidP="00664D0E">
      <w:pPr>
        <w:pStyle w:val="ae"/>
        <w:spacing w:before="156" w:after="156"/>
        <w:ind w:firstLine="360"/>
      </w:pPr>
      <w:r>
        <w:pict w14:anchorId="41FEBDE6">
          <v:shape id="_x0000_i1026" type="#_x0000_t75" style="width:401.95pt;height:147.7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-7</w:t>
      </w:r>
    </w:p>
    <w:p w:rsidR="005F3338" w:rsidRDefault="003702C1">
      <w:r>
        <w:rPr>
          <w:rFonts w:hint="eastAsia"/>
        </w:rPr>
        <w:t>标签用于把某一个对象存在指定的域范围内，或者设置</w:t>
      </w:r>
      <w:r>
        <w:rPr>
          <w:rFonts w:hint="eastAsia"/>
        </w:rPr>
        <w:t>Web</w:t>
      </w:r>
      <w:r>
        <w:rPr>
          <w:rFonts w:hint="eastAsia"/>
        </w:rPr>
        <w:t>域中的</w:t>
      </w:r>
      <w:proofErr w:type="spellStart"/>
      <w:r>
        <w:rPr>
          <w:rFonts w:hint="eastAsia"/>
        </w:rPr>
        <w:t>java.util.Map</w:t>
      </w:r>
      <w:proofErr w:type="spellEnd"/>
      <w:r>
        <w:rPr>
          <w:rFonts w:hint="eastAsia"/>
        </w:rPr>
        <w:t>类型的属性对象或</w:t>
      </w:r>
      <w:r>
        <w:rPr>
          <w:rFonts w:hint="eastAsia"/>
        </w:rPr>
        <w:t>JavaBean</w:t>
      </w:r>
      <w:r>
        <w:rPr>
          <w:rFonts w:hint="eastAsia"/>
        </w:rPr>
        <w:t>类型的属性对象的</w:t>
      </w:r>
      <w:r>
        <w:rPr>
          <w:rFonts w:hint="eastAsia"/>
        </w:rPr>
        <w:tab/>
      </w:r>
      <w:r>
        <w:rPr>
          <w:rFonts w:hint="eastAsia"/>
        </w:rPr>
        <w:t>属性。</w:t>
      </w:r>
    </w:p>
    <w:p w:rsidR="005F3338" w:rsidRDefault="003702C1">
      <w:pPr>
        <w:rPr>
          <w:rStyle w:val="Char1"/>
        </w:rPr>
      </w:pPr>
      <w:r>
        <w:rPr>
          <w:rFonts w:hint="eastAsia"/>
        </w:rPr>
        <w:t>在指定域中增加、修改属性</w:t>
      </w:r>
      <w:r>
        <w:rPr>
          <w:rFonts w:hint="eastAsia"/>
        </w:rPr>
        <w:cr/>
      </w:r>
      <w:r>
        <w:rPr>
          <w:rStyle w:val="Char1"/>
          <w:rFonts w:hint="eastAsia"/>
        </w:rPr>
        <w:tab/>
      </w:r>
      <w:r>
        <w:rPr>
          <w:rStyle w:val="Char1"/>
          <w:rFonts w:hint="eastAsia"/>
        </w:rPr>
        <w:tab/>
        <w:t>&lt;</w:t>
      </w:r>
      <w:proofErr w:type="spellStart"/>
      <w:r>
        <w:rPr>
          <w:rStyle w:val="Char1"/>
          <w:rFonts w:hint="eastAsia"/>
        </w:rPr>
        <w:t>c</w:t>
      </w:r>
      <w:proofErr w:type="gramStart"/>
      <w:r>
        <w:rPr>
          <w:rStyle w:val="Char1"/>
          <w:rFonts w:hint="eastAsia"/>
        </w:rPr>
        <w:t>:set</w:t>
      </w:r>
      <w:proofErr w:type="spellEnd"/>
      <w:proofErr w:type="gramEnd"/>
      <w:r>
        <w:rPr>
          <w:rStyle w:val="Char1"/>
          <w:rFonts w:hint="eastAsia"/>
        </w:rPr>
        <w:t xml:space="preserve"> </w:t>
      </w:r>
      <w:proofErr w:type="spellStart"/>
      <w:r>
        <w:rPr>
          <w:rStyle w:val="Char1"/>
          <w:rFonts w:hint="eastAsia"/>
        </w:rPr>
        <w:t>var</w:t>
      </w:r>
      <w:proofErr w:type="spellEnd"/>
      <w:r>
        <w:rPr>
          <w:rStyle w:val="Char1"/>
          <w:rFonts w:hint="eastAsia"/>
        </w:rPr>
        <w:t>="name" value="value" scope="page"/&gt;</w:t>
      </w:r>
      <w:r>
        <w:rPr>
          <w:rStyle w:val="Char1"/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>设置一个保存在四个范围的</w:t>
      </w:r>
      <w:r>
        <w:rPr>
          <w:rFonts w:hint="eastAsia"/>
        </w:rPr>
        <w:t>java</w:t>
      </w:r>
      <w:r>
        <w:rPr>
          <w:rFonts w:hint="eastAsia"/>
        </w:rPr>
        <w:t>对象的属性值，</w:t>
      </w:r>
      <w:proofErr w:type="spellStart"/>
      <w:r>
        <w:rPr>
          <w:rFonts w:hint="eastAsia"/>
        </w:rPr>
        <w:t>cset</w:t>
      </w:r>
      <w:proofErr w:type="spellEnd"/>
      <w:r>
        <w:rPr>
          <w:rFonts w:hint="eastAsia"/>
        </w:rPr>
        <w:t>不能设置对象进域，但是可以更改域中对象的属性</w:t>
      </w:r>
      <w:r>
        <w:rPr>
          <w:rFonts w:hint="eastAsia"/>
        </w:rPr>
        <w:cr/>
      </w:r>
      <w:r>
        <w:rPr>
          <w:rStyle w:val="Char1"/>
          <w:rFonts w:hint="eastAsia"/>
        </w:rPr>
        <w:lastRenderedPageBreak/>
        <w:tab/>
      </w:r>
      <w:r>
        <w:rPr>
          <w:rStyle w:val="Char1"/>
          <w:rFonts w:hint="eastAsia"/>
        </w:rPr>
        <w:tab/>
        <w:t>&lt;</w:t>
      </w:r>
      <w:proofErr w:type="spellStart"/>
      <w:r>
        <w:rPr>
          <w:rStyle w:val="Char1"/>
          <w:rFonts w:hint="eastAsia"/>
        </w:rPr>
        <w:t>c</w:t>
      </w:r>
      <w:proofErr w:type="gramStart"/>
      <w:r>
        <w:rPr>
          <w:rStyle w:val="Char1"/>
          <w:rFonts w:hint="eastAsia"/>
        </w:rPr>
        <w:t>:set</w:t>
      </w:r>
      <w:proofErr w:type="spellEnd"/>
      <w:proofErr w:type="gramEnd"/>
      <w:r>
        <w:rPr>
          <w:rStyle w:val="Char1"/>
          <w:rFonts w:hint="eastAsia"/>
        </w:rPr>
        <w:t xml:space="preserve"> </w:t>
      </w:r>
      <w:proofErr w:type="spellStart"/>
      <w:r>
        <w:rPr>
          <w:rStyle w:val="Char1"/>
          <w:rFonts w:hint="eastAsia"/>
        </w:rPr>
        <w:t>targe</w:t>
      </w:r>
      <w:proofErr w:type="spellEnd"/>
      <w:r>
        <w:rPr>
          <w:rStyle w:val="Char1"/>
          <w:rFonts w:hint="eastAsia"/>
        </w:rPr>
        <w:t>="${person}" property="name" value="</w:t>
      </w:r>
      <w:proofErr w:type="spellStart"/>
      <w:r>
        <w:rPr>
          <w:rStyle w:val="Char1"/>
          <w:rFonts w:hint="eastAsia"/>
        </w:rPr>
        <w:t>lisi</w:t>
      </w:r>
      <w:proofErr w:type="spellEnd"/>
      <w:r>
        <w:rPr>
          <w:rStyle w:val="Char1"/>
          <w:rFonts w:hint="eastAsia"/>
        </w:rPr>
        <w:t>"/&gt;</w:t>
      </w:r>
      <w:r>
        <w:rPr>
          <w:rStyle w:val="Char1"/>
          <w:rFonts w:hint="eastAsia"/>
        </w:rPr>
        <w:tab/>
        <w:t xml:space="preserve">  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remove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标签用于删除各种</w:t>
      </w:r>
      <w:r>
        <w:rPr>
          <w:rFonts w:hint="eastAsia"/>
        </w:rPr>
        <w:t>Web</w:t>
      </w:r>
      <w:r>
        <w:rPr>
          <w:rFonts w:hint="eastAsia"/>
        </w:rPr>
        <w:t>域中的属性</w:t>
      </w:r>
    </w:p>
    <w:p w:rsidR="005F3338" w:rsidRDefault="003702C1">
      <w:pPr>
        <w:pStyle w:val="ad"/>
      </w:pPr>
      <w:r>
        <w:t>&lt;</w:t>
      </w:r>
      <w:proofErr w:type="spellStart"/>
      <w:r>
        <w:t>c</w:t>
      </w:r>
      <w:proofErr w:type="gramStart"/>
      <w:r>
        <w:t>:remove</w:t>
      </w:r>
      <w:proofErr w:type="spellEnd"/>
      <w:proofErr w:type="gramEnd"/>
      <w:r>
        <w:t xml:space="preserve"> </w:t>
      </w:r>
      <w:proofErr w:type="spellStart"/>
      <w:r>
        <w:t>var</w:t>
      </w:r>
      <w:proofErr w:type="spellEnd"/>
      <w:r>
        <w:t>="</w:t>
      </w:r>
      <w:proofErr w:type="spellStart"/>
      <w:r>
        <w:t>varName</w:t>
      </w:r>
      <w:proofErr w:type="spellEnd"/>
      <w:r>
        <w:t xml:space="preserve">" </w:t>
      </w:r>
      <w:r>
        <w:tab/>
      </w:r>
      <w:r>
        <w:cr/>
      </w:r>
      <w:r>
        <w:tab/>
      </w:r>
      <w:r>
        <w:tab/>
      </w:r>
      <w:r>
        <w:tab/>
        <w:t>[scope="{</w:t>
      </w:r>
      <w:proofErr w:type="spellStart"/>
      <w:r>
        <w:t>page|request|session|application</w:t>
      </w:r>
      <w:proofErr w:type="spellEnd"/>
      <w:r>
        <w:t>}"] /&gt;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catch</w:t>
      </w:r>
      <w:proofErr w:type="spellEnd"/>
      <w:r>
        <w:rPr>
          <w:rFonts w:hint="eastAsia"/>
        </w:rPr>
        <w:t>&gt;</w:t>
      </w:r>
    </w:p>
    <w:p w:rsidR="005F3338" w:rsidRDefault="003702C1">
      <w:pPr>
        <w:ind w:left="420" w:firstLineChars="0" w:firstLine="0"/>
      </w:pPr>
      <w:r>
        <w:rPr>
          <w:rFonts w:hint="eastAsia"/>
        </w:rPr>
        <w:t>标签用于捕获嵌套在标签体中的内容抛出的异常，其语法格式如下：</w:t>
      </w:r>
    </w:p>
    <w:p w:rsidR="003F7C9F" w:rsidRDefault="003F7C9F" w:rsidP="003F7C9F">
      <w:pPr>
        <w:pStyle w:val="ad"/>
      </w:pPr>
      <w:r>
        <w:t>&lt;</w:t>
      </w:r>
      <w:proofErr w:type="spellStart"/>
      <w:r>
        <w:t>c</w:t>
      </w:r>
      <w:proofErr w:type="gramStart"/>
      <w:r>
        <w:t>:catch</w:t>
      </w:r>
      <w:proofErr w:type="spellEnd"/>
      <w:proofErr w:type="gramEnd"/>
      <w:r>
        <w:t xml:space="preserve"> </w:t>
      </w:r>
      <w:proofErr w:type="spellStart"/>
      <w:r>
        <w:t>var</w:t>
      </w:r>
      <w:proofErr w:type="spellEnd"/>
      <w:r>
        <w:t>="e"&gt;</w:t>
      </w:r>
    </w:p>
    <w:p w:rsidR="003F7C9F" w:rsidRDefault="003F7C9F" w:rsidP="003F7C9F">
      <w:pPr>
        <w:pStyle w:val="ad"/>
      </w:pPr>
      <w:r>
        <w:t xml:space="preserve">   &lt;%=1/0 %&gt;</w:t>
      </w:r>
    </w:p>
    <w:p w:rsidR="003F7C9F" w:rsidRDefault="003F7C9F" w:rsidP="003F7C9F">
      <w:pPr>
        <w:pStyle w:val="ad"/>
      </w:pPr>
      <w:r>
        <w:t xml:space="preserve">   &lt;/</w:t>
      </w:r>
      <w:proofErr w:type="spellStart"/>
      <w:r>
        <w:t>c</w:t>
      </w:r>
      <w:proofErr w:type="gramStart"/>
      <w:r>
        <w:t>:catch</w:t>
      </w:r>
      <w:proofErr w:type="spellEnd"/>
      <w:proofErr w:type="gramEnd"/>
      <w:r>
        <w:t>&gt;</w:t>
      </w:r>
    </w:p>
    <w:p w:rsidR="005F3338" w:rsidRDefault="003F7C9F" w:rsidP="003F7C9F">
      <w:pPr>
        <w:pStyle w:val="ad"/>
      </w:pPr>
      <w:r>
        <w:t xml:space="preserve">   ${</w:t>
      </w:r>
      <w:proofErr w:type="spellStart"/>
      <w:r>
        <w:t>e.message</w:t>
      </w:r>
      <w:proofErr w:type="spellEnd"/>
      <w:r>
        <w:t>}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if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如图</w:t>
      </w:r>
      <w:r>
        <w:rPr>
          <w:rFonts w:hint="eastAsia"/>
        </w:rPr>
        <w:t>-8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pict>
          <v:shape id="_x0000_i1027" type="#_x0000_t75" style="width:432.65pt;height:200.35pt">
            <v:imagedata r:id="rId10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-8</w:t>
      </w:r>
    </w:p>
    <w:p w:rsidR="005F3338" w:rsidRDefault="003702C1">
      <w:pPr>
        <w:rPr>
          <w:bCs/>
          <w:szCs w:val="32"/>
        </w:rPr>
      </w:pPr>
      <w:r>
        <w:rPr>
          <w:rFonts w:hint="eastAsia"/>
        </w:rPr>
        <w:t>此标签可以构造简单的“</w:t>
      </w:r>
      <w:r>
        <w:rPr>
          <w:rFonts w:hint="eastAsia"/>
        </w:rPr>
        <w:t>if-then</w:t>
      </w:r>
      <w:r>
        <w:rPr>
          <w:rFonts w:hint="eastAsia"/>
        </w:rPr>
        <w:t>”结构的条件表达式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choose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标签用于指定多个条件选择的组合边界，它必须与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c:when</w:t>
      </w:r>
      <w:proofErr w:type="spellEnd"/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c:otherwise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标签一起使用。使用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c:choose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c:when</w:t>
      </w:r>
      <w:proofErr w:type="spellEnd"/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c:otherwise</w:t>
      </w:r>
      <w:proofErr w:type="spellEnd"/>
      <w:r>
        <w:rPr>
          <w:rFonts w:hint="eastAsia"/>
        </w:rPr>
        <w:t>&gt;</w:t>
      </w:r>
      <w:r>
        <w:rPr>
          <w:rFonts w:hint="eastAsia"/>
        </w:rPr>
        <w:t>三个标签，可以构造类似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if-else </w:t>
      </w:r>
      <w:proofErr w:type="spellStart"/>
      <w:r>
        <w:rPr>
          <w:rFonts w:hint="eastAsia"/>
        </w:rPr>
        <w:t>if-else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的复杂条件判断结构。</w:t>
      </w:r>
    </w:p>
    <w:p w:rsidR="005F3338" w:rsidRDefault="003702C1">
      <w:pPr>
        <w:pStyle w:val="ad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choose</w:t>
      </w:r>
      <w:proofErr w:type="spellEnd"/>
      <w:r>
        <w:rPr>
          <w:rFonts w:hint="eastAsia"/>
        </w:rPr>
        <w:t>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:when</w:t>
      </w:r>
      <w:proofErr w:type="spellEnd"/>
      <w:proofErr w:type="gramEnd"/>
      <w:r>
        <w:rPr>
          <w:rFonts w:hint="eastAsia"/>
        </w:rPr>
        <w:t xml:space="preserve"> test="${weekday==1}"&gt;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星期一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:when</w:t>
      </w:r>
      <w:proofErr w:type="spellEnd"/>
      <w:proofErr w:type="gramEnd"/>
      <w:r>
        <w:rPr>
          <w:rFonts w:hint="eastAsia"/>
        </w:rPr>
        <w:t>&gt;</w:t>
      </w:r>
      <w:r>
        <w:rPr>
          <w:rFonts w:hint="eastAsia"/>
        </w:rPr>
        <w:cr/>
      </w:r>
      <w:r>
        <w:rPr>
          <w:rFonts w:hint="eastAsia"/>
        </w:rPr>
        <w:lastRenderedPageBreak/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:when</w:t>
      </w:r>
      <w:proofErr w:type="spellEnd"/>
      <w:proofErr w:type="gramEnd"/>
      <w:r>
        <w:rPr>
          <w:rFonts w:hint="eastAsia"/>
        </w:rPr>
        <w:t xml:space="preserve"> test="${weekday==1}"&gt;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星期二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:when</w:t>
      </w:r>
      <w:proofErr w:type="spellEnd"/>
      <w:proofErr w:type="gramEnd"/>
      <w:r>
        <w:rPr>
          <w:rFonts w:hint="eastAsia"/>
        </w:rPr>
        <w:t>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:when</w:t>
      </w:r>
      <w:proofErr w:type="spellEnd"/>
      <w:proofErr w:type="gramEnd"/>
      <w:r>
        <w:rPr>
          <w:rFonts w:hint="eastAsia"/>
        </w:rPr>
        <w:t xml:space="preserve"> test="${weekday==1}"&gt;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星期三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:when</w:t>
      </w:r>
      <w:proofErr w:type="spellEnd"/>
      <w:proofErr w:type="gramEnd"/>
      <w:r>
        <w:rPr>
          <w:rFonts w:hint="eastAsia"/>
        </w:rPr>
        <w:t>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:otherwise</w:t>
      </w:r>
      <w:proofErr w:type="spellEnd"/>
      <w:proofErr w:type="gramEnd"/>
      <w:r>
        <w:rPr>
          <w:rFonts w:hint="eastAsia"/>
        </w:rPr>
        <w:t>&gt;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输入无效</w:t>
      </w:r>
      <w:r>
        <w:rPr>
          <w:rFonts w:hint="eastAsia"/>
        </w:rPr>
        <w:cr/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:otherwise</w:t>
      </w:r>
      <w:proofErr w:type="spellEnd"/>
      <w:proofErr w:type="gramEnd"/>
      <w:r>
        <w:rPr>
          <w:rFonts w:hint="eastAsia"/>
        </w:rPr>
        <w:t>&gt;</w:t>
      </w:r>
      <w:r>
        <w:rPr>
          <w:rFonts w:hint="eastAsia"/>
        </w:rPr>
        <w:cr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:choose</w:t>
      </w:r>
      <w:proofErr w:type="spellEnd"/>
      <w:proofErr w:type="gramEnd"/>
      <w:r>
        <w:rPr>
          <w:rFonts w:hint="eastAsia"/>
        </w:rPr>
        <w:t>&gt;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forEach</w:t>
      </w:r>
      <w:proofErr w:type="spellEnd"/>
      <w:r>
        <w:rPr>
          <w:rFonts w:hint="eastAsia"/>
        </w:rPr>
        <w:t>&gt;</w:t>
      </w:r>
    </w:p>
    <w:p w:rsidR="005F3338" w:rsidRDefault="005F3338"/>
    <w:p w:rsidR="005F3338" w:rsidRDefault="003702C1">
      <w:r>
        <w:rPr>
          <w:rFonts w:hint="eastAsia"/>
        </w:rPr>
        <w:t>如图</w:t>
      </w:r>
      <w:r>
        <w:rPr>
          <w:rFonts w:hint="eastAsia"/>
        </w:rPr>
        <w:t>-9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pict>
          <v:shape id="_x0000_i1028" type="#_x0000_t75" style="width:431.35pt;height:183.45pt">
            <v:imagedata r:id="rId11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-9</w:t>
      </w:r>
    </w:p>
    <w:p w:rsidR="005F3338" w:rsidRDefault="003702C1">
      <w:proofErr w:type="spellStart"/>
      <w:r>
        <w:rPr>
          <w:rFonts w:hint="eastAsia"/>
        </w:rPr>
        <w:t>varStatus</w:t>
      </w:r>
      <w:proofErr w:type="spellEnd"/>
      <w:r>
        <w:rPr>
          <w:rFonts w:hint="eastAsia"/>
        </w:rPr>
        <w:t>属性，如图</w:t>
      </w:r>
      <w:r>
        <w:rPr>
          <w:rFonts w:hint="eastAsia"/>
        </w:rPr>
        <w:t>-10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pict>
          <v:shape id="_x0000_i1029" type="#_x0000_t75" style="width:6in;height:150.25pt">
            <v:imagedata r:id="rId12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-10</w:t>
      </w:r>
    </w:p>
    <w:p w:rsidR="005F3338" w:rsidRDefault="003702C1">
      <w:pPr>
        <w:pStyle w:val="ad"/>
      </w:pPr>
      <w:r>
        <w:rPr>
          <w:rFonts w:hint="eastAsia"/>
        </w:rPr>
        <w:t>实验：遍历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的偶数，如果数字所在的位置是</w:t>
      </w:r>
      <w:r>
        <w:rPr>
          <w:rFonts w:hint="eastAsia"/>
        </w:rPr>
        <w:t>3</w:t>
      </w:r>
      <w:r>
        <w:rPr>
          <w:rFonts w:hint="eastAsia"/>
        </w:rPr>
        <w:t>的倍数，显示成红色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lastRenderedPageBreak/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forTokens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用来浏览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字符串中所有的成员，其成员是由定义符号所分隔的</w:t>
      </w:r>
    </w:p>
    <w:p w:rsidR="002F7513" w:rsidRDefault="002F7513" w:rsidP="002F7513">
      <w:pPr>
        <w:pStyle w:val="2"/>
      </w:pPr>
      <w:r>
        <w:rPr>
          <w:rFonts w:hint="eastAsia"/>
        </w:rPr>
        <w:t>URL</w:t>
      </w:r>
      <w:r>
        <w:rPr>
          <w:rFonts w:hint="eastAsia"/>
        </w:rPr>
        <w:t>相关的标签概述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param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页面进行</w:t>
      </w:r>
      <w:r>
        <w:rPr>
          <w:rFonts w:hint="eastAsia"/>
        </w:rPr>
        <w:t>URL</w:t>
      </w:r>
      <w:r>
        <w:rPr>
          <w:rFonts w:hint="eastAsia"/>
        </w:rPr>
        <w:t>的相关操作时，经常要在</w:t>
      </w:r>
      <w:r>
        <w:rPr>
          <w:rFonts w:hint="eastAsia"/>
        </w:rPr>
        <w:t>URL</w:t>
      </w:r>
      <w:r>
        <w:rPr>
          <w:rFonts w:hint="eastAsia"/>
        </w:rPr>
        <w:t>地址后面附加一些参数。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c:param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标签可以嵌套在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c:import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c:url</w:t>
      </w:r>
      <w:proofErr w:type="spellEnd"/>
      <w:r>
        <w:rPr>
          <w:rFonts w:hint="eastAsia"/>
        </w:rPr>
        <w:t>&gt;</w:t>
      </w:r>
      <w:r>
        <w:rPr>
          <w:rFonts w:hint="eastAsia"/>
        </w:rPr>
        <w:t>或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c:redirect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标签内，为这些标签所使用的</w:t>
      </w:r>
      <w:r>
        <w:rPr>
          <w:rFonts w:hint="eastAsia"/>
        </w:rPr>
        <w:t>URL</w:t>
      </w:r>
      <w:r>
        <w:rPr>
          <w:rFonts w:hint="eastAsia"/>
        </w:rPr>
        <w:t>地址附加参数。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import</w:t>
      </w:r>
      <w:proofErr w:type="spellEnd"/>
      <w:r>
        <w:rPr>
          <w:rFonts w:hint="eastAsia"/>
        </w:rPr>
        <w:t xml:space="preserve">&gt; </w:t>
      </w:r>
    </w:p>
    <w:p w:rsidR="005F3338" w:rsidRDefault="003702C1">
      <w:r>
        <w:rPr>
          <w:rFonts w:hint="eastAsia"/>
        </w:rPr>
        <w:t>标签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rPr>
          <w:rFonts w:hint="eastAsia"/>
        </w:rPr>
        <w:t>include</w:t>
      </w:r>
      <w:r>
        <w:rPr>
          <w:rFonts w:hint="eastAsia"/>
        </w:rPr>
        <w:t>操作，如图</w:t>
      </w:r>
      <w:r>
        <w:rPr>
          <w:rFonts w:hint="eastAsia"/>
        </w:rPr>
        <w:t>-11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pict>
          <v:shape id="_x0000_i1030" type="#_x0000_t75" style="width:6in;height:180.95pt">
            <v:imagedata r:id="rId13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-11</w:t>
      </w:r>
    </w:p>
    <w:p w:rsidR="005F3338" w:rsidRDefault="003702C1" w:rsidP="00613D9D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r>
        <w:rPr>
          <w:rFonts w:hint="eastAsia"/>
        </w:rPr>
        <w:t>c:url</w:t>
      </w:r>
      <w:proofErr w:type="spellEnd"/>
      <w:r>
        <w:rPr>
          <w:rFonts w:hint="eastAsia"/>
        </w:rPr>
        <w:t>&gt;</w:t>
      </w:r>
      <w:r w:rsidR="00613D9D">
        <w:t>(</w:t>
      </w:r>
      <w:r w:rsidR="00613D9D">
        <w:rPr>
          <w:rFonts w:hint="eastAsia"/>
        </w:rPr>
        <w:t>了解</w:t>
      </w:r>
      <w:r w:rsidR="00613D9D">
        <w:t>)</w:t>
      </w:r>
    </w:p>
    <w:p w:rsidR="005F3338" w:rsidRDefault="003702C1">
      <w:r>
        <w:rPr>
          <w:rFonts w:hint="eastAsia"/>
        </w:rPr>
        <w:t>如图</w:t>
      </w:r>
      <w:r>
        <w:rPr>
          <w:rFonts w:hint="eastAsia"/>
        </w:rPr>
        <w:t>-12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  <w:rPr>
          <w:ins w:id="0" w:author="admin" w:date="2016-08-03T12:59:00Z"/>
        </w:rPr>
      </w:pPr>
      <w:ins w:id="1" w:author="admin" w:date="2016-08-03T12:59:00Z">
        <w:r>
          <w:lastRenderedPageBreak/>
          <w:pict>
            <v:shape id="_x0000_i1031" type="#_x0000_t75" style="width:6in;height:132.75pt">
              <v:imagedata r:id="rId14" o:title=""/>
            </v:shape>
          </w:pict>
        </w:r>
      </w:ins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-12</w:t>
      </w:r>
    </w:p>
    <w:p w:rsidR="005F3338" w:rsidRDefault="003702C1">
      <w:r>
        <w:rPr>
          <w:rFonts w:hint="eastAsia"/>
        </w:rPr>
        <w:t>标签用于在</w:t>
      </w:r>
      <w:r>
        <w:rPr>
          <w:rFonts w:hint="eastAsia"/>
        </w:rPr>
        <w:t>JSP</w:t>
      </w:r>
      <w:r>
        <w:rPr>
          <w:rFonts w:hint="eastAsia"/>
        </w:rPr>
        <w:t>页面中构造一个</w:t>
      </w:r>
      <w:r>
        <w:rPr>
          <w:rFonts w:hint="eastAsia"/>
        </w:rPr>
        <w:t>URL</w:t>
      </w:r>
      <w:r>
        <w:rPr>
          <w:rFonts w:hint="eastAsia"/>
        </w:rPr>
        <w:t>地址，其主要目的是实现</w:t>
      </w:r>
      <w:r>
        <w:rPr>
          <w:rFonts w:hint="eastAsia"/>
        </w:rPr>
        <w:t>URL</w:t>
      </w:r>
      <w:r>
        <w:rPr>
          <w:rFonts w:hint="eastAsia"/>
        </w:rPr>
        <w:t>重写。</w:t>
      </w:r>
      <w:r>
        <w:rPr>
          <w:rFonts w:hint="eastAsia"/>
        </w:rPr>
        <w:t>URL</w:t>
      </w:r>
      <w:r>
        <w:rPr>
          <w:rFonts w:hint="eastAsia"/>
        </w:rPr>
        <w:t>重写就是将会话标识号以参数形式附加在</w:t>
      </w:r>
      <w:r>
        <w:rPr>
          <w:rFonts w:hint="eastAsia"/>
        </w:rPr>
        <w:t>URL</w:t>
      </w:r>
      <w:r>
        <w:rPr>
          <w:rFonts w:hint="eastAsia"/>
        </w:rPr>
        <w:t>地址后面</w:t>
      </w:r>
      <w:r>
        <w:rPr>
          <w:rFonts w:hint="eastAsia"/>
        </w:rPr>
        <w:t xml:space="preserve"> 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>redirect</w:t>
      </w:r>
      <w:proofErr w:type="spellEnd"/>
      <w:r>
        <w:rPr>
          <w:rFonts w:hint="eastAsia"/>
        </w:rPr>
        <w:t>&gt;</w:t>
      </w:r>
    </w:p>
    <w:p w:rsidR="005F3338" w:rsidRDefault="003702C1">
      <w:r>
        <w:rPr>
          <w:rFonts w:hint="eastAsia"/>
        </w:rPr>
        <w:t>此标签用于实现</w:t>
      </w:r>
      <w:bookmarkStart w:id="2" w:name="_GoBack"/>
      <w:bookmarkEnd w:id="2"/>
      <w:r>
        <w:rPr>
          <w:rFonts w:hint="eastAsia"/>
        </w:rPr>
        <w:t>请求重定向。如图</w:t>
      </w:r>
      <w:r>
        <w:rPr>
          <w:rFonts w:hint="eastAsia"/>
        </w:rPr>
        <w:t>-13</w:t>
      </w:r>
      <w:r>
        <w:rPr>
          <w:rFonts w:hint="eastAsia"/>
        </w:rPr>
        <w:t>所示：</w:t>
      </w:r>
    </w:p>
    <w:p w:rsidR="005F3338" w:rsidRDefault="003702C1">
      <w:pPr>
        <w:pStyle w:val="ae"/>
        <w:spacing w:before="156" w:after="156"/>
        <w:ind w:firstLine="360"/>
      </w:pPr>
      <w:r>
        <w:br w:type="page"/>
      </w:r>
      <w:ins w:id="3" w:author="admin" w:date="2016-08-03T12:59:00Z">
        <w:r w:rsidR="00810026">
          <w:lastRenderedPageBreak/>
          <w:pict>
            <v:shape id="_x0000_i1032" type="#_x0000_t75" style="width:6in;height:137.1pt">
              <v:imagedata r:id="rId15" o:title=""/>
            </v:shape>
          </w:pict>
        </w:r>
      </w:ins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-13</w:t>
      </w:r>
    </w:p>
    <w:p w:rsidR="005F3338" w:rsidRDefault="003702C1">
      <w:pPr>
        <w:pStyle w:val="1"/>
        <w:numPr>
          <w:ilvl w:val="0"/>
          <w:numId w:val="1"/>
        </w:numPr>
        <w:ind w:left="845"/>
      </w:pPr>
      <w:r>
        <w:rPr>
          <w:rFonts w:hint="eastAsia"/>
        </w:rPr>
        <w:t>自定义标签技术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自定义标签概述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自定义标签概述</w:t>
      </w:r>
    </w:p>
    <w:p w:rsidR="005F3338" w:rsidRDefault="003702C1">
      <w:r>
        <w:rPr>
          <w:rFonts w:hint="eastAsia"/>
        </w:rPr>
        <w:t>虽然有第三方组织提供了很多标签，但是这些都是一些通用标签，开发中常常需要根据业务需求使用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页面，这个时候通用的标签就不够用了，我们需要自己去开发标签库。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开发自定义标签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开发步骤</w:t>
      </w:r>
    </w:p>
    <w:p w:rsidR="005F3338" w:rsidRDefault="003702C1">
      <w:r>
        <w:rPr>
          <w:rFonts w:hint="eastAsia"/>
        </w:rPr>
        <w:t>想要开发自定义标签需要两个步骤：</w:t>
      </w:r>
    </w:p>
    <w:p w:rsidR="005F3338" w:rsidRDefault="003702C1">
      <w:r>
        <w:rPr>
          <w:rFonts w:hint="eastAsia"/>
        </w:rPr>
        <w:t>写一个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SimpleTag</w:t>
      </w:r>
      <w:proofErr w:type="spellEnd"/>
      <w:r>
        <w:rPr>
          <w:rFonts w:hint="eastAsia"/>
        </w:rPr>
        <w:t>接口</w:t>
      </w:r>
    </w:p>
    <w:p w:rsidR="005F3338" w:rsidRDefault="003702C1">
      <w:r>
        <w:rPr>
          <w:rFonts w:hint="eastAsia"/>
        </w:rPr>
        <w:t>在</w:t>
      </w: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文件中描述该标签，在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页面中通过</w:t>
      </w:r>
      <w:r>
        <w:rPr>
          <w:rFonts w:hint="eastAsia"/>
        </w:rPr>
        <w:t>&lt;%@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 xml:space="preserve"> %&gt;</w:t>
      </w:r>
      <w:r>
        <w:rPr>
          <w:rFonts w:hint="eastAsia"/>
        </w:rPr>
        <w:t>引入该标签</w:t>
      </w:r>
      <w:proofErr w:type="gramStart"/>
      <w:r>
        <w:rPr>
          <w:rFonts w:hint="eastAsia"/>
        </w:rPr>
        <w:t>库使用</w:t>
      </w:r>
      <w:proofErr w:type="gramEnd"/>
      <w:r>
        <w:rPr>
          <w:rFonts w:hint="eastAsia"/>
        </w:rPr>
        <w:t>标签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写一个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SimpleTag</w:t>
      </w:r>
      <w:proofErr w:type="spellEnd"/>
      <w:r>
        <w:rPr>
          <w:rFonts w:hint="eastAsia"/>
        </w:rPr>
        <w:t>接口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写一个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SimpleTag</w:t>
      </w:r>
      <w:proofErr w:type="spellEnd"/>
      <w:r>
        <w:rPr>
          <w:rFonts w:hint="eastAsia"/>
        </w:rPr>
        <w:t>接口</w:t>
      </w:r>
    </w:p>
    <w:p w:rsidR="005F3338" w:rsidRDefault="003702C1">
      <w:proofErr w:type="spellStart"/>
      <w:r>
        <w:rPr>
          <w:rFonts w:hint="eastAsia"/>
        </w:rPr>
        <w:t>SimpleTag</w:t>
      </w:r>
      <w:proofErr w:type="spellEnd"/>
      <w:r>
        <w:rPr>
          <w:rFonts w:hint="eastAsia"/>
        </w:rPr>
        <w:t>接口的继承结构如图</w:t>
      </w:r>
      <w:r>
        <w:rPr>
          <w:rFonts w:hint="eastAsia"/>
        </w:rPr>
        <w:t>-14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  <w:rPr>
          <w:ins w:id="4" w:author="admin" w:date="2016-08-03T12:59:00Z"/>
        </w:rPr>
      </w:pPr>
      <w:ins w:id="5" w:author="admin" w:date="2016-08-03T12:59:00Z">
        <w:r>
          <w:lastRenderedPageBreak/>
          <w:pict>
            <v:shape id="_x0000_i1033" type="#_x0000_t75" style="width:231.65pt;height:158.4pt">
              <v:imagedata r:id="rId16" o:title=""/>
            </v:shape>
          </w:pict>
        </w:r>
      </w:ins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-14</w:t>
      </w:r>
    </w:p>
    <w:p w:rsidR="005F3338" w:rsidRDefault="003702C1">
      <w:r>
        <w:rPr>
          <w:rFonts w:hint="eastAsia"/>
        </w:rPr>
        <w:t>我们写一个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SimpleTag</w:t>
      </w:r>
      <w:proofErr w:type="spellEnd"/>
      <w:r>
        <w:rPr>
          <w:rFonts w:hint="eastAsia"/>
        </w:rPr>
        <w:t>接口，发现其中包含如下方法：</w:t>
      </w:r>
    </w:p>
    <w:p w:rsidR="005F3338" w:rsidRDefault="003702C1">
      <w:pPr>
        <w:shd w:val="clear" w:color="auto" w:fill="D9D9D9"/>
        <w:spacing w:before="120" w:after="120"/>
        <w:ind w:firstLineChars="400" w:firstLine="84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doTag</w:t>
      </w:r>
      <w:proofErr w:type="spellEnd"/>
      <w:r>
        <w:t xml:space="preserve">() throws </w:t>
      </w:r>
      <w:proofErr w:type="spellStart"/>
      <w:r>
        <w:t>JspException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F3338" w:rsidRDefault="005F3338">
      <w:pPr>
        <w:shd w:val="clear" w:color="auto" w:fill="D9D9D9"/>
        <w:spacing w:before="120" w:after="120"/>
      </w:pPr>
    </w:p>
    <w:p w:rsidR="005F3338" w:rsidRDefault="003702C1">
      <w:pPr>
        <w:shd w:val="clear" w:color="auto" w:fill="D9D9D9"/>
        <w:spacing w:before="120" w:after="120"/>
      </w:pPr>
      <w:r>
        <w:tab/>
        <w:t>}</w:t>
      </w:r>
    </w:p>
    <w:p w:rsidR="005F3338" w:rsidRDefault="005F3338">
      <w:pPr>
        <w:shd w:val="clear" w:color="auto" w:fill="D9D9D9"/>
        <w:spacing w:before="120" w:after="120"/>
      </w:pPr>
    </w:p>
    <w:p w:rsidR="005F3338" w:rsidRDefault="003702C1">
      <w:pPr>
        <w:shd w:val="clear" w:color="auto" w:fill="D9D9D9"/>
        <w:spacing w:before="120" w:after="12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setParent</w:t>
      </w:r>
      <w:proofErr w:type="spellEnd"/>
      <w:r>
        <w:t>(</w:t>
      </w:r>
      <w:proofErr w:type="spellStart"/>
      <w:r>
        <w:t>JspTag</w:t>
      </w:r>
      <w:proofErr w:type="spellEnd"/>
      <w:r>
        <w:t xml:space="preserve"> parent) {</w:t>
      </w:r>
    </w:p>
    <w:p w:rsidR="005F3338" w:rsidRDefault="005F3338">
      <w:pPr>
        <w:shd w:val="clear" w:color="auto" w:fill="D9D9D9"/>
        <w:spacing w:before="120" w:after="120"/>
      </w:pPr>
    </w:p>
    <w:p w:rsidR="005F3338" w:rsidRDefault="003702C1">
      <w:pPr>
        <w:shd w:val="clear" w:color="auto" w:fill="D9D9D9"/>
        <w:spacing w:before="120" w:after="120"/>
      </w:pPr>
      <w:r>
        <w:tab/>
        <w:t>}</w:t>
      </w:r>
    </w:p>
    <w:p w:rsidR="005F3338" w:rsidRDefault="005F3338">
      <w:pPr>
        <w:shd w:val="clear" w:color="auto" w:fill="D9D9D9"/>
        <w:spacing w:before="120" w:after="120"/>
      </w:pPr>
    </w:p>
    <w:p w:rsidR="005F3338" w:rsidRDefault="003702C1">
      <w:pPr>
        <w:shd w:val="clear" w:color="auto" w:fill="D9D9D9"/>
        <w:spacing w:before="120" w:after="12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JspTag</w:t>
      </w:r>
      <w:proofErr w:type="spellEnd"/>
      <w:r>
        <w:t xml:space="preserve"> </w:t>
      </w:r>
      <w:proofErr w:type="spellStart"/>
      <w:r>
        <w:t>getParent</w:t>
      </w:r>
      <w:proofErr w:type="spellEnd"/>
      <w:r>
        <w:t>() {</w:t>
      </w:r>
    </w:p>
    <w:p w:rsidR="005F3338" w:rsidRDefault="003702C1">
      <w:pPr>
        <w:shd w:val="clear" w:color="auto" w:fill="D9D9D9"/>
        <w:spacing w:before="120" w:after="120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:rsidR="005F3338" w:rsidRDefault="003702C1">
      <w:pPr>
        <w:shd w:val="clear" w:color="auto" w:fill="D9D9D9"/>
        <w:spacing w:before="120" w:after="120"/>
      </w:pPr>
      <w:r>
        <w:tab/>
        <w:t>}</w:t>
      </w:r>
    </w:p>
    <w:p w:rsidR="005F3338" w:rsidRDefault="005F3338">
      <w:pPr>
        <w:shd w:val="clear" w:color="auto" w:fill="D9D9D9"/>
        <w:spacing w:before="120" w:after="120"/>
      </w:pPr>
    </w:p>
    <w:p w:rsidR="005F3338" w:rsidRDefault="003702C1">
      <w:pPr>
        <w:shd w:val="clear" w:color="auto" w:fill="D9D9D9"/>
        <w:spacing w:before="120" w:after="12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setJspContext</w:t>
      </w:r>
      <w:proofErr w:type="spellEnd"/>
      <w:r>
        <w:t>(</w:t>
      </w:r>
      <w:proofErr w:type="spellStart"/>
      <w:r>
        <w:t>JspContext</w:t>
      </w:r>
      <w:proofErr w:type="spellEnd"/>
      <w:r>
        <w:t xml:space="preserve"> pc) {</w:t>
      </w:r>
    </w:p>
    <w:p w:rsidR="005F3338" w:rsidRDefault="005F3338">
      <w:pPr>
        <w:shd w:val="clear" w:color="auto" w:fill="D9D9D9"/>
        <w:spacing w:before="120" w:after="120"/>
      </w:pPr>
    </w:p>
    <w:p w:rsidR="005F3338" w:rsidRDefault="003702C1">
      <w:pPr>
        <w:shd w:val="clear" w:color="auto" w:fill="D9D9D9"/>
        <w:spacing w:before="120" w:after="120"/>
      </w:pPr>
      <w:r>
        <w:tab/>
        <w:t>}</w:t>
      </w:r>
    </w:p>
    <w:p w:rsidR="005F3338" w:rsidRDefault="003702C1">
      <w:pPr>
        <w:shd w:val="clear" w:color="auto" w:fill="D9D9D9"/>
        <w:spacing w:before="120" w:after="120"/>
      </w:pPr>
      <w:r>
        <w:tab/>
      </w:r>
    </w:p>
    <w:p w:rsidR="005F3338" w:rsidRDefault="003702C1">
      <w:pPr>
        <w:shd w:val="clear" w:color="auto" w:fill="D9D9D9"/>
        <w:spacing w:before="120" w:after="12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setJspBody</w:t>
      </w:r>
      <w:proofErr w:type="spellEnd"/>
      <w:r>
        <w:t>(</w:t>
      </w:r>
      <w:proofErr w:type="spellStart"/>
      <w:r>
        <w:t>JspFragment</w:t>
      </w:r>
      <w:proofErr w:type="spellEnd"/>
      <w:r>
        <w:t xml:space="preserve"> </w:t>
      </w:r>
      <w:proofErr w:type="spellStart"/>
      <w:r>
        <w:t>jspBody</w:t>
      </w:r>
      <w:proofErr w:type="spellEnd"/>
      <w:r>
        <w:t>) {</w:t>
      </w:r>
    </w:p>
    <w:p w:rsidR="005F3338" w:rsidRDefault="005F3338">
      <w:pPr>
        <w:shd w:val="clear" w:color="auto" w:fill="D9D9D9"/>
        <w:spacing w:before="120" w:after="120"/>
        <w:ind w:firstLineChars="400" w:firstLine="840"/>
      </w:pPr>
    </w:p>
    <w:p w:rsidR="005F3338" w:rsidRDefault="003702C1">
      <w:pPr>
        <w:shd w:val="clear" w:color="auto" w:fill="D9D9D9"/>
        <w:spacing w:before="120" w:after="120"/>
        <w:ind w:firstLineChars="400" w:firstLine="840"/>
      </w:pPr>
      <w:r>
        <w:t>}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proofErr w:type="spellStart"/>
      <w:r>
        <w:rPr>
          <w:rFonts w:hint="eastAsia"/>
        </w:rPr>
        <w:t>SimpleTag</w:t>
      </w:r>
      <w:proofErr w:type="spellEnd"/>
      <w:r>
        <w:rPr>
          <w:rFonts w:hint="eastAsia"/>
        </w:rPr>
        <w:t>接口方法详解</w:t>
      </w:r>
    </w:p>
    <w:p w:rsidR="005F3338" w:rsidRDefault="003702C1">
      <w:r>
        <w:rPr>
          <w:rFonts w:hint="eastAsia"/>
        </w:rPr>
        <w:t>当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页面执行到自定义标签时，首先创建出自定义标签处理类对象，创建出来后会立即调用</w:t>
      </w:r>
      <w:proofErr w:type="spellStart"/>
      <w:r>
        <w:rPr>
          <w:rFonts w:hint="eastAsia"/>
        </w:rPr>
        <w:t>setJspContext</w:t>
      </w:r>
      <w:proofErr w:type="spellEnd"/>
      <w:r>
        <w:rPr>
          <w:rFonts w:hint="eastAsia"/>
        </w:rPr>
        <w:t>方法将当前页面的</w:t>
      </w:r>
      <w:proofErr w:type="spellStart"/>
      <w:r>
        <w:rPr>
          <w:rFonts w:hint="eastAsia"/>
        </w:rPr>
        <w:t>PageContext</w:t>
      </w:r>
      <w:proofErr w:type="spellEnd"/>
      <w:r>
        <w:rPr>
          <w:rFonts w:hint="eastAsia"/>
        </w:rPr>
        <w:t>传入。如果当前标签具有标签体，则将标签的标签体封装到</w:t>
      </w:r>
      <w:proofErr w:type="spellStart"/>
      <w:r>
        <w:rPr>
          <w:rFonts w:hint="eastAsia"/>
        </w:rPr>
        <w:t>JspFragment</w:t>
      </w:r>
      <w:proofErr w:type="spellEnd"/>
      <w:r>
        <w:rPr>
          <w:rFonts w:hint="eastAsia"/>
        </w:rPr>
        <w:t>对象中调用</w:t>
      </w:r>
      <w:proofErr w:type="spellStart"/>
      <w:r>
        <w:rPr>
          <w:rFonts w:hint="eastAsia"/>
        </w:rPr>
        <w:t>setJspBody</w:t>
      </w:r>
      <w:proofErr w:type="spellEnd"/>
      <w:r>
        <w:rPr>
          <w:rFonts w:hint="eastAsia"/>
        </w:rPr>
        <w:t>方法，如果没有</w:t>
      </w:r>
      <w:proofErr w:type="gramStart"/>
      <w:r>
        <w:rPr>
          <w:rFonts w:hint="eastAsia"/>
        </w:rPr>
        <w:t>标签体此方法</w:t>
      </w:r>
      <w:proofErr w:type="gramEnd"/>
      <w:r>
        <w:rPr>
          <w:rFonts w:hint="eastAsia"/>
        </w:rPr>
        <w:t>不执行。如果当前自定义标签有父标签，则调用</w:t>
      </w:r>
      <w:proofErr w:type="spellStart"/>
      <w:r>
        <w:rPr>
          <w:rFonts w:hint="eastAsia"/>
        </w:rPr>
        <w:t>setParent</w:t>
      </w:r>
      <w:proofErr w:type="spellEnd"/>
      <w:r>
        <w:rPr>
          <w:rFonts w:hint="eastAsia"/>
        </w:rPr>
        <w:t>方法将父标签传入。</w:t>
      </w:r>
      <w:r>
        <w:rPr>
          <w:rFonts w:hint="eastAsia"/>
        </w:rPr>
        <w:lastRenderedPageBreak/>
        <w:t>最后调用</w:t>
      </w:r>
      <w:proofErr w:type="spellStart"/>
      <w:r>
        <w:rPr>
          <w:rFonts w:hint="eastAsia"/>
        </w:rPr>
        <w:t>doTag</w:t>
      </w:r>
      <w:proofErr w:type="spellEnd"/>
      <w:r>
        <w:rPr>
          <w:rFonts w:hint="eastAsia"/>
        </w:rPr>
        <w:t>方法执行自定义标签的处理逻辑。</w:t>
      </w:r>
    </w:p>
    <w:p w:rsidR="005F3338" w:rsidRDefault="003702C1">
      <w:r>
        <w:rPr>
          <w:rFonts w:hint="eastAsia"/>
        </w:rPr>
        <w:t>所以我们在开发自定义标签时，将核心代码写入</w:t>
      </w:r>
      <w:proofErr w:type="spellStart"/>
      <w:r>
        <w:rPr>
          <w:rFonts w:hint="eastAsia"/>
        </w:rPr>
        <w:t>doTag</w:t>
      </w:r>
      <w:proofErr w:type="spellEnd"/>
      <w:r>
        <w:rPr>
          <w:rFonts w:hint="eastAsia"/>
        </w:rPr>
        <w:t>方法即可。</w:t>
      </w:r>
    </w:p>
    <w:p w:rsidR="005F3338" w:rsidRDefault="003702C1">
      <w:r>
        <w:rPr>
          <w:rFonts w:hint="eastAsia"/>
        </w:rPr>
        <w:t>更多的时候我们不会直接实现</w:t>
      </w:r>
      <w:proofErr w:type="spellStart"/>
      <w:r>
        <w:rPr>
          <w:rFonts w:hint="eastAsia"/>
        </w:rPr>
        <w:t>SimpleTag</w:t>
      </w:r>
      <w:proofErr w:type="spellEnd"/>
      <w:r>
        <w:rPr>
          <w:rFonts w:hint="eastAsia"/>
        </w:rPr>
        <w:t>接口而是继承</w:t>
      </w:r>
      <w:proofErr w:type="spellStart"/>
      <w:r>
        <w:rPr>
          <w:rFonts w:hint="eastAsia"/>
        </w:rPr>
        <w:t>SimpleTagSupport</w:t>
      </w:r>
      <w:proofErr w:type="spellEnd"/>
      <w:r>
        <w:rPr>
          <w:rFonts w:hint="eastAsia"/>
        </w:rPr>
        <w:t>。</w:t>
      </w:r>
    </w:p>
    <w:p w:rsidR="005F3338" w:rsidRDefault="003702C1">
      <w:proofErr w:type="spellStart"/>
      <w:r>
        <w:rPr>
          <w:rFonts w:hint="eastAsia"/>
        </w:rPr>
        <w:t>SimpleTagSupport</w:t>
      </w:r>
      <w:proofErr w:type="spellEnd"/>
      <w:r>
        <w:rPr>
          <w:rFonts w:hint="eastAsia"/>
        </w:rPr>
        <w:t>实现了</w:t>
      </w:r>
      <w:proofErr w:type="spellStart"/>
      <w:r>
        <w:rPr>
          <w:rFonts w:hint="eastAsia"/>
        </w:rPr>
        <w:t>SimpleTag</w:t>
      </w:r>
      <w:proofErr w:type="spellEnd"/>
      <w:r>
        <w:rPr>
          <w:rFonts w:hint="eastAsia"/>
        </w:rPr>
        <w:t>接口，对立面的方法都做了实现，实现了</w:t>
      </w:r>
      <w:proofErr w:type="spellStart"/>
      <w:r>
        <w:t>setJspContext</w:t>
      </w:r>
      <w:proofErr w:type="spellEnd"/>
      <w:r>
        <w:rPr>
          <w:rFonts w:hint="eastAsia"/>
        </w:rPr>
        <w:t>方法，将</w:t>
      </w:r>
      <w:proofErr w:type="spellStart"/>
      <w:r>
        <w:t>JspContext</w:t>
      </w:r>
      <w:proofErr w:type="spellEnd"/>
      <w:r>
        <w:rPr>
          <w:rFonts w:hint="eastAsia"/>
        </w:rPr>
        <w:t>保存成了类的成员，并提供了</w:t>
      </w:r>
      <w:proofErr w:type="spellStart"/>
      <w:r>
        <w:t>getJspContext</w:t>
      </w:r>
      <w:proofErr w:type="spellEnd"/>
      <w:r>
        <w:t>()</w:t>
      </w:r>
      <w:r>
        <w:rPr>
          <w:rFonts w:hint="eastAsia"/>
        </w:rPr>
        <w:t>方法获取该对象。实现了</w:t>
      </w:r>
      <w:proofErr w:type="spellStart"/>
      <w:r>
        <w:t>setJspBody</w:t>
      </w:r>
      <w:proofErr w:type="spellEnd"/>
      <w:r>
        <w:t>(</w:t>
      </w:r>
      <w:proofErr w:type="spellStart"/>
      <w:r>
        <w:t>JspFragment</w:t>
      </w:r>
      <w:proofErr w:type="spellEnd"/>
      <w:r>
        <w:t>)</w:t>
      </w:r>
      <w:r>
        <w:rPr>
          <w:rFonts w:hint="eastAsia"/>
        </w:rPr>
        <w:t>方法，将</w:t>
      </w:r>
      <w:proofErr w:type="spellStart"/>
      <w:r>
        <w:rPr>
          <w:rFonts w:hint="eastAsia"/>
        </w:rPr>
        <w:t>JspFragment</w:t>
      </w:r>
      <w:proofErr w:type="spellEnd"/>
      <w:r>
        <w:rPr>
          <w:rFonts w:hint="eastAsia"/>
        </w:rPr>
        <w:t>保存成了类的成员，并提供了</w:t>
      </w:r>
      <w:proofErr w:type="spellStart"/>
      <w:r>
        <w:t>getJspBody</w:t>
      </w:r>
      <w:proofErr w:type="spellEnd"/>
      <w:r>
        <w:t>()</w:t>
      </w:r>
      <w:r>
        <w:rPr>
          <w:rFonts w:hint="eastAsia"/>
        </w:rPr>
        <w:t>方法获取该对象。实现了</w:t>
      </w:r>
      <w:proofErr w:type="spellStart"/>
      <w:r>
        <w:rPr>
          <w:rFonts w:hint="eastAsia"/>
        </w:rPr>
        <w:t>doTag</w:t>
      </w:r>
      <w:proofErr w:type="spellEnd"/>
      <w:r>
        <w:rPr>
          <w:rFonts w:hint="eastAsia"/>
        </w:rPr>
        <w:t>方法，做了空实现，我们作为实现类，只需要覆盖这个方法，在其中编写标签处理代码。</w:t>
      </w:r>
    </w:p>
    <w:p w:rsidR="005F3338" w:rsidRDefault="003702C1">
      <w:pPr>
        <w:ind w:firstLineChars="0" w:firstLine="0"/>
      </w:pPr>
      <w:r>
        <w:rPr>
          <w:rFonts w:hint="eastAsia"/>
        </w:rPr>
        <w:tab/>
      </w:r>
    </w:p>
    <w:p w:rsidR="005F3338" w:rsidRDefault="005F3338">
      <w:pPr>
        <w:ind w:firstLineChars="0" w:firstLine="0"/>
      </w:pP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实现自定义标签的基本功能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控制是否执行标签体</w:t>
      </w:r>
    </w:p>
    <w:p w:rsidR="005F3338" w:rsidRDefault="003702C1">
      <w:r>
        <w:rPr>
          <w:rFonts w:hint="eastAsia"/>
        </w:rPr>
        <w:t>控制标签体不执行</w:t>
      </w:r>
      <w:r>
        <w:rPr>
          <w:rFonts w:hint="eastAsia"/>
        </w:rPr>
        <w:t>:</w:t>
      </w:r>
      <w:r>
        <w:rPr>
          <w:rFonts w:hint="eastAsia"/>
        </w:rPr>
        <w:t>什么都不做标签体默认就不执行</w:t>
      </w:r>
    </w:p>
    <w:p w:rsidR="005F3338" w:rsidRDefault="003702C1">
      <w:r>
        <w:rPr>
          <w:rFonts w:hint="eastAsia"/>
        </w:rPr>
        <w:t>控制标签</w:t>
      </w:r>
      <w:proofErr w:type="gramStart"/>
      <w:r>
        <w:rPr>
          <w:rFonts w:hint="eastAsia"/>
        </w:rPr>
        <w:t>体执行</w:t>
      </w:r>
      <w:proofErr w:type="gramEnd"/>
      <w:r>
        <w:rPr>
          <w:rFonts w:hint="eastAsia"/>
        </w:rPr>
        <w:t>:</w:t>
      </w:r>
      <w:r>
        <w:rPr>
          <w:rFonts w:hint="eastAsia"/>
        </w:rPr>
        <w:t>获取封装了标签体的</w:t>
      </w:r>
      <w:proofErr w:type="spellStart"/>
      <w:r>
        <w:rPr>
          <w:rFonts w:hint="eastAsia"/>
        </w:rPr>
        <w:t>JSPFragment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invoke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输出到</w:t>
      </w:r>
      <w:r>
        <w:rPr>
          <w:rFonts w:hint="eastAsia"/>
        </w:rPr>
        <w:t>out</w:t>
      </w:r>
      <w:r>
        <w:rPr>
          <w:rFonts w:hint="eastAsia"/>
        </w:rPr>
        <w:t>输出流中即可</w:t>
      </w:r>
    </w:p>
    <w:p w:rsidR="005F3338" w:rsidRDefault="003702C1">
      <w:pPr>
        <w:pStyle w:val="ad"/>
      </w:pPr>
      <w:proofErr w:type="spellStart"/>
      <w:r>
        <w:t>JspFragment</w:t>
      </w:r>
      <w:proofErr w:type="spellEnd"/>
      <w:r>
        <w:t xml:space="preserve"> fragment = </w:t>
      </w:r>
      <w:proofErr w:type="spellStart"/>
      <w:proofErr w:type="gramStart"/>
      <w:r>
        <w:t>this.getJspBody</w:t>
      </w:r>
      <w:proofErr w:type="spellEnd"/>
      <w:r>
        <w:t>(</w:t>
      </w:r>
      <w:proofErr w:type="gramEnd"/>
      <w:r>
        <w:t>);</w:t>
      </w:r>
    </w:p>
    <w:p w:rsidR="005F3338" w:rsidRDefault="003702C1">
      <w:pPr>
        <w:pStyle w:val="ad"/>
      </w:pPr>
      <w:proofErr w:type="spellStart"/>
      <w:proofErr w:type="gramStart"/>
      <w:r>
        <w:t>fragment.invoke</w:t>
      </w:r>
      <w:proofErr w:type="spellEnd"/>
      <w:r>
        <w:t>(</w:t>
      </w:r>
      <w:proofErr w:type="spellStart"/>
      <w:proofErr w:type="gramEnd"/>
      <w:r>
        <w:t>this.getJspContext</w:t>
      </w:r>
      <w:proofErr w:type="spellEnd"/>
      <w:r>
        <w:t>().</w:t>
      </w:r>
      <w:proofErr w:type="spellStart"/>
      <w:r>
        <w:t>getOut</w:t>
      </w:r>
      <w:proofErr w:type="spellEnd"/>
      <w:r>
        <w:t>());</w:t>
      </w:r>
    </w:p>
    <w:p w:rsidR="005F3338" w:rsidRDefault="003702C1">
      <w:pPr>
        <w:pStyle w:val="ad"/>
      </w:pPr>
      <w:proofErr w:type="spellStart"/>
      <w:proofErr w:type="gramStart"/>
      <w:r>
        <w:t>fragment.invoke</w:t>
      </w:r>
      <w:proofErr w:type="spellEnd"/>
      <w:r>
        <w:t>(</w:t>
      </w:r>
      <w:proofErr w:type="gramEnd"/>
      <w:r>
        <w:t>null);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控制是否执行标签之后的内容</w:t>
      </w:r>
    </w:p>
    <w:p w:rsidR="005F3338" w:rsidRDefault="003702C1">
      <w:r>
        <w:rPr>
          <w:rFonts w:hint="eastAsia"/>
        </w:rPr>
        <w:t>控制标签之后的内容执行</w:t>
      </w:r>
      <w:r>
        <w:rPr>
          <w:rFonts w:hint="eastAsia"/>
        </w:rPr>
        <w:t>:</w:t>
      </w:r>
      <w:r>
        <w:rPr>
          <w:rFonts w:hint="eastAsia"/>
        </w:rPr>
        <w:t>什么都不做</w:t>
      </w:r>
      <w:r>
        <w:rPr>
          <w:rFonts w:hint="eastAsia"/>
        </w:rPr>
        <w:t>,</w:t>
      </w:r>
      <w:r>
        <w:rPr>
          <w:rFonts w:hint="eastAsia"/>
        </w:rPr>
        <w:t>就执行</w:t>
      </w:r>
    </w:p>
    <w:p w:rsidR="005F3338" w:rsidRDefault="003702C1">
      <w:r>
        <w:rPr>
          <w:rFonts w:hint="eastAsia"/>
        </w:rPr>
        <w:t>控制标签之后的内容不执行</w:t>
      </w:r>
      <w:r>
        <w:rPr>
          <w:rFonts w:hint="eastAsia"/>
        </w:rPr>
        <w:t>:</w:t>
      </w:r>
      <w:r>
        <w:rPr>
          <w:rFonts w:hint="eastAsia"/>
        </w:rPr>
        <w:t>抛出一个特殊的异常</w:t>
      </w:r>
      <w:proofErr w:type="spellStart"/>
      <w:r>
        <w:rPr>
          <w:rFonts w:hint="eastAsia"/>
        </w:rPr>
        <w:t>SkipPageException</w:t>
      </w:r>
      <w:proofErr w:type="spellEnd"/>
      <w:r>
        <w:rPr>
          <w:rFonts w:hint="eastAsia"/>
        </w:rPr>
        <w:t>就可以阻止标签之后的内容执行</w:t>
      </w:r>
    </w:p>
    <w:p w:rsidR="005F3338" w:rsidRDefault="003702C1">
      <w:pPr>
        <w:pStyle w:val="ad"/>
      </w:pPr>
      <w:proofErr w:type="gramStart"/>
      <w:r>
        <w:t>throw</w:t>
      </w:r>
      <w:proofErr w:type="gramEnd"/>
      <w:r>
        <w:t xml:space="preserve"> new </w:t>
      </w:r>
      <w:proofErr w:type="spellStart"/>
      <w:r>
        <w:t>SkipPageException</w:t>
      </w:r>
      <w:proofErr w:type="spellEnd"/>
      <w:r>
        <w:t>();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控制标签体重复执行</w:t>
      </w:r>
    </w:p>
    <w:p w:rsidR="005F3338" w:rsidRDefault="003702C1">
      <w:pPr>
        <w:pStyle w:val="ad"/>
      </w:pPr>
      <w:proofErr w:type="spellStart"/>
      <w:r>
        <w:t>JspFragment</w:t>
      </w:r>
      <w:proofErr w:type="spellEnd"/>
      <w:r>
        <w:t xml:space="preserve"> fragment = </w:t>
      </w:r>
      <w:proofErr w:type="spellStart"/>
      <w:proofErr w:type="gramStart"/>
      <w:r>
        <w:t>this.getJspBody</w:t>
      </w:r>
      <w:proofErr w:type="spellEnd"/>
      <w:r>
        <w:t>(</w:t>
      </w:r>
      <w:proofErr w:type="gramEnd"/>
      <w:r>
        <w:t>);</w:t>
      </w:r>
    </w:p>
    <w:p w:rsidR="005F3338" w:rsidRDefault="003702C1">
      <w:pPr>
        <w:pStyle w:val="ad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0;i&lt;5 ;</w:t>
      </w:r>
      <w:proofErr w:type="spellStart"/>
      <w:r>
        <w:t>i</w:t>
      </w:r>
      <w:proofErr w:type="spellEnd"/>
      <w:r>
        <w:t>++){</w:t>
      </w:r>
    </w:p>
    <w:p w:rsidR="005F3338" w:rsidRDefault="003702C1">
      <w:pPr>
        <w:pStyle w:val="ad"/>
      </w:pPr>
      <w:proofErr w:type="spellStart"/>
      <w:proofErr w:type="gramStart"/>
      <w:r>
        <w:t>fragment.invoke</w:t>
      </w:r>
      <w:proofErr w:type="spellEnd"/>
      <w:r>
        <w:t>(</w:t>
      </w:r>
      <w:proofErr w:type="gramEnd"/>
      <w:r>
        <w:t>null);</w:t>
      </w:r>
    </w:p>
    <w:p w:rsidR="005F3338" w:rsidRDefault="003702C1">
      <w:pPr>
        <w:pStyle w:val="ad"/>
      </w:pPr>
      <w:r>
        <w:t>}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修改标签体输出</w:t>
      </w:r>
    </w:p>
    <w:p w:rsidR="005F3338" w:rsidRDefault="003702C1">
      <w:pPr>
        <w:pStyle w:val="ad"/>
      </w:pPr>
      <w:proofErr w:type="spellStart"/>
      <w:r>
        <w:t>StringWriter</w:t>
      </w:r>
      <w:proofErr w:type="spellEnd"/>
      <w:r>
        <w:t xml:space="preserve"> writer = new </w:t>
      </w:r>
      <w:proofErr w:type="spellStart"/>
      <w:proofErr w:type="gramStart"/>
      <w:r>
        <w:t>StringWriter</w:t>
      </w:r>
      <w:proofErr w:type="spellEnd"/>
      <w:r>
        <w:t>(</w:t>
      </w:r>
      <w:proofErr w:type="gramEnd"/>
      <w:r>
        <w:t>);</w:t>
      </w:r>
    </w:p>
    <w:p w:rsidR="005F3338" w:rsidRDefault="003702C1">
      <w:pPr>
        <w:pStyle w:val="ad"/>
      </w:pPr>
      <w:proofErr w:type="spellStart"/>
      <w:r>
        <w:t>JspFragment</w:t>
      </w:r>
      <w:proofErr w:type="spellEnd"/>
      <w:r>
        <w:t xml:space="preserve"> fragment = </w:t>
      </w:r>
      <w:proofErr w:type="spellStart"/>
      <w:proofErr w:type="gramStart"/>
      <w:r>
        <w:t>this.getJspBody</w:t>
      </w:r>
      <w:proofErr w:type="spellEnd"/>
      <w:r>
        <w:t>(</w:t>
      </w:r>
      <w:proofErr w:type="gramEnd"/>
      <w:r>
        <w:t>);</w:t>
      </w:r>
    </w:p>
    <w:p w:rsidR="005F3338" w:rsidRDefault="003702C1">
      <w:pPr>
        <w:pStyle w:val="ad"/>
      </w:pPr>
      <w:proofErr w:type="spellStart"/>
      <w:proofErr w:type="gramStart"/>
      <w:r>
        <w:t>fragment.invoke</w:t>
      </w:r>
      <w:proofErr w:type="spellEnd"/>
      <w:r>
        <w:t>(</w:t>
      </w:r>
      <w:proofErr w:type="gramEnd"/>
      <w:r>
        <w:t>writer);</w:t>
      </w:r>
    </w:p>
    <w:p w:rsidR="005F3338" w:rsidRDefault="003702C1">
      <w:pPr>
        <w:pStyle w:val="ad"/>
      </w:pPr>
      <w:r>
        <w:lastRenderedPageBreak/>
        <w:t xml:space="preserve">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writer.toString</w:t>
      </w:r>
      <w:proofErr w:type="spellEnd"/>
      <w:r>
        <w:t>(</w:t>
      </w:r>
      <w:proofErr w:type="gramEnd"/>
      <w:r>
        <w:t>);</w:t>
      </w:r>
    </w:p>
    <w:p w:rsidR="005F3338" w:rsidRDefault="003702C1">
      <w:pPr>
        <w:pStyle w:val="ad"/>
      </w:pPr>
      <w:proofErr w:type="spellStart"/>
      <w:proofErr w:type="gramStart"/>
      <w:r>
        <w:t>str</w:t>
      </w:r>
      <w:proofErr w:type="spellEnd"/>
      <w:proofErr w:type="gramEnd"/>
      <w:r>
        <w:t xml:space="preserve"> = </w:t>
      </w:r>
      <w:proofErr w:type="spellStart"/>
      <w:r>
        <w:t>str.toUpperCase</w:t>
      </w:r>
      <w:proofErr w:type="spellEnd"/>
      <w:r>
        <w:t>();</w:t>
      </w:r>
    </w:p>
    <w:p w:rsidR="005F3338" w:rsidRDefault="003702C1">
      <w:pPr>
        <w:pStyle w:val="ad"/>
      </w:pPr>
      <w:proofErr w:type="spellStart"/>
      <w:proofErr w:type="gramStart"/>
      <w:r>
        <w:t>this.getJspContext</w:t>
      </w:r>
      <w:proofErr w:type="spellEnd"/>
      <w:r>
        <w:t>(</w:t>
      </w:r>
      <w:proofErr w:type="gramEnd"/>
      <w:r>
        <w:t>).</w:t>
      </w:r>
      <w:proofErr w:type="spellStart"/>
      <w:r>
        <w:t>getOut</w:t>
      </w:r>
      <w:proofErr w:type="spellEnd"/>
      <w:r>
        <w:t>().write(</w:t>
      </w:r>
      <w:proofErr w:type="spellStart"/>
      <w:r>
        <w:t>str</w:t>
      </w:r>
      <w:proofErr w:type="spellEnd"/>
      <w:r>
        <w:t>);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在</w:t>
      </w: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文件中描述该标签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文件详解</w:t>
      </w:r>
    </w:p>
    <w:p w:rsidR="005F3338" w:rsidRDefault="003702C1"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是专门用来描述自定义标签的文件，可以在其中描述自定义标签。</w:t>
      </w:r>
    </w:p>
    <w:p w:rsidR="005F3338" w:rsidRDefault="003702C1"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文件必须放置在</w:t>
      </w:r>
      <w:r>
        <w:rPr>
          <w:rFonts w:hint="eastAsia"/>
        </w:rPr>
        <w:t>WEB-INF</w:t>
      </w:r>
      <w:r>
        <w:rPr>
          <w:rFonts w:hint="eastAsia"/>
        </w:rPr>
        <w:t>目录除</w:t>
      </w:r>
      <w:r>
        <w:rPr>
          <w:rFonts w:hint="eastAsia"/>
        </w:rPr>
        <w:t>classes</w:t>
      </w:r>
      <w:r>
        <w:rPr>
          <w:rFonts w:hint="eastAsia"/>
        </w:rPr>
        <w:t>和</w:t>
      </w:r>
      <w:r>
        <w:rPr>
          <w:rFonts w:hint="eastAsia"/>
        </w:rPr>
        <w:t>lib</w:t>
      </w:r>
      <w:r>
        <w:rPr>
          <w:rFonts w:hint="eastAsia"/>
        </w:rPr>
        <w:t>目录外的其他目录下。</w:t>
      </w:r>
    </w:p>
    <w:p w:rsidR="005F3338" w:rsidRDefault="003702C1">
      <w:r>
        <w:rPr>
          <w:rFonts w:hint="eastAsia"/>
        </w:rPr>
        <w:t>其格式如下，如图</w:t>
      </w:r>
      <w:r>
        <w:rPr>
          <w:rFonts w:hint="eastAsia"/>
        </w:rPr>
        <w:t>-15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  <w:rPr>
          <w:ins w:id="6" w:author="admin" w:date="2016-08-03T12:59:00Z"/>
        </w:rPr>
      </w:pPr>
      <w:ins w:id="7" w:author="admin" w:date="2016-08-03T12:59:00Z">
        <w:r>
          <w:pict>
            <v:shape id="_x0000_i1034" type="#_x0000_t75" style="width:414.45pt;height:185.95pt">
              <v:imagedata r:id="rId17" o:title=""/>
            </v:shape>
          </w:pict>
        </w:r>
      </w:ins>
    </w:p>
    <w:p w:rsidR="005F3338" w:rsidRDefault="00810026">
      <w:pPr>
        <w:pStyle w:val="ae"/>
        <w:keepNext/>
        <w:spacing w:before="156" w:after="156"/>
        <w:ind w:firstLine="360"/>
        <w:rPr>
          <w:ins w:id="8" w:author="admin" w:date="2016-08-03T12:59:00Z"/>
        </w:rPr>
      </w:pPr>
      <w:ins w:id="9" w:author="admin" w:date="2016-08-03T12:59:00Z">
        <w:r>
          <w:pict>
            <v:shape id="_x0000_i1035" type="#_x0000_t75" style="width:414.45pt;height:185.95pt">
              <v:imagedata r:id="rId17" o:title=""/>
            </v:shape>
          </w:pict>
        </w:r>
      </w:ins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-15</w:t>
      </w:r>
    </w:p>
    <w:p w:rsidR="005F3338" w:rsidRDefault="003702C1">
      <w:r>
        <w:rPr>
          <w:rFonts w:hint="eastAsia"/>
        </w:rPr>
        <w:t>其中</w:t>
      </w:r>
      <w:r>
        <w:rPr>
          <w:rFonts w:hint="eastAsia"/>
        </w:rPr>
        <w:t>&lt;name&gt;</w:t>
      </w:r>
      <w:r>
        <w:rPr>
          <w:rFonts w:hint="eastAsia"/>
        </w:rPr>
        <w:t>是该自定义标签的名字</w:t>
      </w:r>
    </w:p>
    <w:p w:rsidR="005F3338" w:rsidRDefault="003702C1">
      <w:r>
        <w:rPr>
          <w:rFonts w:hint="eastAsia"/>
        </w:rPr>
        <w:t>&lt;tag-class&gt;</w:t>
      </w:r>
      <w:r>
        <w:rPr>
          <w:rFonts w:hint="eastAsia"/>
        </w:rPr>
        <w:t>是该自定义标签处理类的全路径名</w:t>
      </w:r>
    </w:p>
    <w:p w:rsidR="005F3338" w:rsidRDefault="003702C1">
      <w:r>
        <w:rPr>
          <w:rFonts w:hint="eastAsia"/>
        </w:rPr>
        <w:t>&lt;body-content&gt;</w:t>
      </w:r>
      <w:r>
        <w:rPr>
          <w:rFonts w:hint="eastAsia"/>
        </w:rPr>
        <w:t>是标签体类型，可取的值为</w:t>
      </w:r>
      <w:r>
        <w:rPr>
          <w:rFonts w:hint="eastAsia"/>
        </w:rPr>
        <w:t>Empty</w:t>
      </w:r>
      <w:r>
        <w:rPr>
          <w:rFonts w:hint="eastAsia"/>
        </w:rPr>
        <w:t>表示不能含有标签体。</w:t>
      </w:r>
      <w:proofErr w:type="spellStart"/>
      <w:r>
        <w:rPr>
          <w:rFonts w:hint="eastAsia"/>
        </w:rPr>
        <w:t>scriptless</w:t>
      </w:r>
      <w:proofErr w:type="spellEnd"/>
      <w:r>
        <w:rPr>
          <w:rFonts w:hint="eastAsia"/>
        </w:rPr>
        <w:t>表示可以包含标签</w:t>
      </w:r>
      <w:proofErr w:type="gramStart"/>
      <w:r>
        <w:rPr>
          <w:rFonts w:hint="eastAsia"/>
        </w:rPr>
        <w:t>体但是</w:t>
      </w:r>
      <w:proofErr w:type="gramEnd"/>
      <w:r>
        <w:rPr>
          <w:rFonts w:hint="eastAsia"/>
        </w:rPr>
        <w:t>不能包含</w:t>
      </w:r>
      <w:r>
        <w:rPr>
          <w:rFonts w:hint="eastAsia"/>
        </w:rPr>
        <w:t>java</w:t>
      </w:r>
      <w:r>
        <w:rPr>
          <w:rFonts w:hint="eastAsia"/>
        </w:rPr>
        <w:t>源代码。</w:t>
      </w:r>
      <w:r>
        <w:rPr>
          <w:rFonts w:hint="eastAsia"/>
        </w:rPr>
        <w:t>JSP</w:t>
      </w:r>
      <w:r>
        <w:rPr>
          <w:rFonts w:hint="eastAsia"/>
        </w:rPr>
        <w:t>表示可以包含</w:t>
      </w:r>
      <w:proofErr w:type="gramStart"/>
      <w:r>
        <w:rPr>
          <w:rFonts w:hint="eastAsia"/>
        </w:rPr>
        <w:t>任意内容</w:t>
      </w:r>
      <w:proofErr w:type="gramEnd"/>
      <w:r>
        <w:rPr>
          <w:rFonts w:hint="eastAsia"/>
        </w:rPr>
        <w:t>的标签体。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页面中引入自定义标签使用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页面中引入自定义标签</w:t>
      </w:r>
    </w:p>
    <w:p w:rsidR="005F3338" w:rsidRDefault="003702C1">
      <w:r>
        <w:rPr>
          <w:rFonts w:hint="eastAsia"/>
        </w:rPr>
        <w:t>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页面中使用</w:t>
      </w:r>
      <w:r>
        <w:rPr>
          <w:rFonts w:hint="eastAsia"/>
        </w:rPr>
        <w:t>&lt;%@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 xml:space="preserve"> %&gt;</w:t>
      </w:r>
      <w:r>
        <w:rPr>
          <w:rFonts w:hint="eastAsia"/>
        </w:rPr>
        <w:t>引入自定义标签。</w:t>
      </w:r>
    </w:p>
    <w:p w:rsidR="005F3338" w:rsidRDefault="003702C1">
      <w:pPr>
        <w:pStyle w:val="ad"/>
      </w:pPr>
      <w:r>
        <w:t xml:space="preserve">&lt;%@ </w:t>
      </w:r>
      <w:proofErr w:type="spellStart"/>
      <w:r>
        <w:t>taglib</w:t>
      </w:r>
      <w:proofErr w:type="spellEnd"/>
      <w:r>
        <w:t xml:space="preserve"> </w:t>
      </w:r>
      <w:proofErr w:type="spellStart"/>
      <w:r>
        <w:t>uri</w:t>
      </w:r>
      <w:proofErr w:type="spellEnd"/>
      <w:r>
        <w:t>="http://www.easymall.com/myTag" prefix="</w:t>
      </w:r>
      <w:proofErr w:type="spellStart"/>
      <w:r>
        <w:t>myTag</w:t>
      </w:r>
      <w:proofErr w:type="spellEnd"/>
      <w:r>
        <w:t>" %&gt;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r>
        <w:rPr>
          <w:rFonts w:hint="eastAsia"/>
        </w:rPr>
        <w:t>开发带有属性的自定义标签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开发带有属性的自定义标签</w:t>
      </w:r>
    </w:p>
    <w:p w:rsidR="005F3338" w:rsidRDefault="003702C1">
      <w:r>
        <w:rPr>
          <w:rFonts w:hint="eastAsia"/>
        </w:rPr>
        <w:t>想要开发带有属性的标签，需要做如下两件事：</w:t>
      </w:r>
    </w:p>
    <w:p w:rsidR="005F3338" w:rsidRDefault="003702C1">
      <w:r>
        <w:rPr>
          <w:rFonts w:hint="eastAsia"/>
        </w:rPr>
        <w:t>在自定义标签处理类中定义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属性并提供</w:t>
      </w:r>
      <w:proofErr w:type="spellStart"/>
      <w:r>
        <w:rPr>
          <w:rFonts w:hint="eastAsia"/>
        </w:rPr>
        <w:t>setXxx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方法，如图</w:t>
      </w:r>
      <w:r>
        <w:rPr>
          <w:rFonts w:hint="eastAsia"/>
        </w:rPr>
        <w:t>-16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pict>
          <v:shape id="_x0000_i1036" type="#_x0000_t75" style="width:271.7pt;height:60.75pt">
            <v:imagedata r:id="rId18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-16</w:t>
      </w:r>
    </w:p>
    <w:p w:rsidR="005F3338" w:rsidRDefault="003702C1">
      <w:r>
        <w:rPr>
          <w:rFonts w:hint="eastAsia"/>
        </w:rPr>
        <w:t>在</w:t>
      </w: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文件中描述该属性，如图</w:t>
      </w:r>
      <w:r>
        <w:rPr>
          <w:rFonts w:hint="eastAsia"/>
        </w:rPr>
        <w:t>-17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pict>
          <v:shape id="_x0000_i1037" type="#_x0000_t75" style="width:340.6pt;height:159.65pt">
            <v:imagedata r:id="rId19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-17</w:t>
      </w:r>
    </w:p>
    <w:p w:rsidR="005F3338" w:rsidRDefault="003702C1">
      <w:r>
        <w:rPr>
          <w:rFonts w:hint="eastAsia"/>
        </w:rPr>
        <w:t>其中</w:t>
      </w:r>
      <w:r>
        <w:rPr>
          <w:rFonts w:hint="eastAsia"/>
        </w:rPr>
        <w:t>,</w:t>
      </w:r>
      <w:r>
        <w:rPr>
          <w:rFonts w:hint="eastAsia"/>
        </w:rPr>
        <w:t>描述属性的标签如图</w:t>
      </w:r>
      <w:r>
        <w:rPr>
          <w:rFonts w:hint="eastAsia"/>
        </w:rPr>
        <w:t>-18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lastRenderedPageBreak/>
        <w:pict>
          <v:shape id="_x0000_i1038" type="#_x0000_t75" style="width:6in;height:247.3pt">
            <v:imagedata r:id="rId20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-18</w:t>
      </w:r>
    </w:p>
    <w:p w:rsidR="005F3338" w:rsidRDefault="005F3338"/>
    <w:p w:rsidR="005F3338" w:rsidRDefault="003702C1">
      <w:pPr>
        <w:pStyle w:val="1"/>
        <w:numPr>
          <w:ilvl w:val="0"/>
          <w:numId w:val="1"/>
        </w:numPr>
        <w:ind w:left="845"/>
      </w:pPr>
      <w:r>
        <w:rPr>
          <w:rFonts w:hint="eastAsia"/>
        </w:rPr>
        <w:t>用</w:t>
      </w:r>
      <w:r>
        <w:rPr>
          <w:rFonts w:hint="eastAsia"/>
        </w:rPr>
        <w:t>JSTL+EL</w:t>
      </w:r>
      <w:r>
        <w:rPr>
          <w:rFonts w:hint="eastAsia"/>
        </w:rPr>
        <w:t>改造注册、登录页面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proofErr w:type="spellStart"/>
      <w:r>
        <w:rPr>
          <w:rFonts w:hint="eastAsia"/>
        </w:rPr>
        <w:t>login.jsp</w:t>
      </w:r>
      <w:proofErr w:type="spellEnd"/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改造</w:t>
      </w:r>
      <w:proofErr w:type="spellStart"/>
      <w:r>
        <w:rPr>
          <w:rFonts w:hint="eastAsia"/>
        </w:rPr>
        <w:t>login.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5F3338" w:rsidRDefault="003702C1">
      <w:r>
        <w:rPr>
          <w:rFonts w:hint="eastAsia"/>
        </w:rPr>
        <w:t>之前的代码十分混乱，如图</w:t>
      </w:r>
      <w:r>
        <w:rPr>
          <w:rFonts w:hint="eastAsia"/>
        </w:rPr>
        <w:t>-19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lastRenderedPageBreak/>
        <w:pict>
          <v:shape id="_x0000_i1039" type="#_x0000_t75" style="width:6in;height:222.9pt">
            <v:imagedata r:id="rId21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-19</w:t>
      </w:r>
    </w:p>
    <w:p w:rsidR="005F3338" w:rsidRDefault="003702C1">
      <w:r>
        <w:rPr>
          <w:rFonts w:hint="eastAsia"/>
        </w:rPr>
        <w:t>用</w:t>
      </w:r>
      <w:proofErr w:type="spellStart"/>
      <w:r>
        <w:rPr>
          <w:rFonts w:hint="eastAsia"/>
        </w:rPr>
        <w:t>el+jstl</w:t>
      </w:r>
      <w:proofErr w:type="spellEnd"/>
      <w:r>
        <w:rPr>
          <w:rFonts w:hint="eastAsia"/>
        </w:rPr>
        <w:t>改造，如图</w:t>
      </w:r>
      <w:r>
        <w:rPr>
          <w:rFonts w:hint="eastAsia"/>
        </w:rPr>
        <w:t>-20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pict>
          <v:shape id="_x0000_i1040" type="#_x0000_t75" style="width:6in;height:36.95pt">
            <v:imagedata r:id="rId22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-20</w:t>
      </w:r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自定义标签实现</w:t>
      </w:r>
      <w:r>
        <w:rPr>
          <w:rFonts w:hint="eastAsia"/>
        </w:rPr>
        <w:t>URL</w:t>
      </w:r>
      <w:r>
        <w:rPr>
          <w:rFonts w:hint="eastAsia"/>
        </w:rPr>
        <w:t>解码</w:t>
      </w:r>
    </w:p>
    <w:p w:rsidR="005F3338" w:rsidRDefault="003702C1">
      <w:r>
        <w:rPr>
          <w:rFonts w:hint="eastAsia"/>
        </w:rPr>
        <w:t>经过测试发现显示的用户名是经过</w:t>
      </w:r>
      <w:r>
        <w:rPr>
          <w:rFonts w:hint="eastAsia"/>
        </w:rPr>
        <w:t>URL</w:t>
      </w:r>
      <w:r>
        <w:rPr>
          <w:rFonts w:hint="eastAsia"/>
        </w:rPr>
        <w:t>编码的，而</w:t>
      </w:r>
      <w:r>
        <w:rPr>
          <w:rFonts w:hint="eastAsia"/>
        </w:rPr>
        <w:t>JSTL</w:t>
      </w:r>
      <w:r>
        <w:rPr>
          <w:rFonts w:hint="eastAsia"/>
        </w:rPr>
        <w:t>并没有提供现成的</w:t>
      </w:r>
      <w:r>
        <w:rPr>
          <w:rFonts w:hint="eastAsia"/>
        </w:rPr>
        <w:t>URL</w:t>
      </w:r>
      <w:r>
        <w:rPr>
          <w:rFonts w:hint="eastAsia"/>
        </w:rPr>
        <w:t>解码用的标签</w:t>
      </w:r>
      <w:r>
        <w:rPr>
          <w:rFonts w:hint="eastAsia"/>
        </w:rPr>
        <w:t>,</w:t>
      </w:r>
      <w:r>
        <w:rPr>
          <w:rFonts w:hint="eastAsia"/>
        </w:rPr>
        <w:t>而我们不希望在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页面中写</w:t>
      </w:r>
      <w:r>
        <w:rPr>
          <w:rFonts w:hint="eastAsia"/>
        </w:rPr>
        <w:t>java</w:t>
      </w:r>
      <w:r>
        <w:rPr>
          <w:rFonts w:hint="eastAsia"/>
        </w:rPr>
        <w:t>代码，对于这种非常常见的功能，我们可以开发一个自定义标签来进行处理。代码如图</w:t>
      </w:r>
      <w:r>
        <w:rPr>
          <w:rFonts w:hint="eastAsia"/>
        </w:rPr>
        <w:t>-21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lastRenderedPageBreak/>
        <w:pict>
          <v:shape id="_x0000_i1041" type="#_x0000_t75" style="width:6in;height:226.65pt">
            <v:imagedata r:id="rId23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-21</w:t>
      </w:r>
    </w:p>
    <w:p w:rsidR="005F3338" w:rsidRDefault="003702C1">
      <w:r>
        <w:rPr>
          <w:rFonts w:hint="eastAsia"/>
        </w:rPr>
        <w:t>在</w:t>
      </w: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文件中描述该标签，如图</w:t>
      </w:r>
      <w:r>
        <w:rPr>
          <w:rFonts w:hint="eastAsia"/>
        </w:rPr>
        <w:t>-22</w:t>
      </w:r>
      <w:r>
        <w:rPr>
          <w:rFonts w:hint="eastAsia"/>
        </w:rPr>
        <w:t>所示：</w:t>
      </w:r>
    </w:p>
    <w:p w:rsidR="005F3338" w:rsidRDefault="00810026">
      <w:pPr>
        <w:pStyle w:val="ae"/>
        <w:keepNext/>
        <w:spacing w:before="156" w:after="156"/>
        <w:ind w:firstLine="360"/>
      </w:pPr>
      <w:r>
        <w:pict>
          <v:shape id="_x0000_i1042" type="#_x0000_t75" style="width:6in;height:224.15pt">
            <v:imagedata r:id="rId24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-22</w:t>
      </w:r>
    </w:p>
    <w:p w:rsidR="005F3338" w:rsidRDefault="003702C1">
      <w:r>
        <w:rPr>
          <w:rFonts w:hint="eastAsia"/>
        </w:rPr>
        <w:t>在</w:t>
      </w:r>
      <w:proofErr w:type="spellStart"/>
      <w:r>
        <w:rPr>
          <w:rFonts w:hint="eastAsia"/>
        </w:rPr>
        <w:t>regist.jsp</w:t>
      </w:r>
      <w:proofErr w:type="spellEnd"/>
      <w:r>
        <w:rPr>
          <w:rFonts w:hint="eastAsia"/>
        </w:rPr>
        <w:t>中引入此</w:t>
      </w: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文件，通过该自定义标签进行</w:t>
      </w:r>
      <w:r>
        <w:rPr>
          <w:rFonts w:hint="eastAsia"/>
        </w:rPr>
        <w:t>URL</w:t>
      </w:r>
      <w:r>
        <w:rPr>
          <w:rFonts w:hint="eastAsia"/>
        </w:rPr>
        <w:t>解码，如图</w:t>
      </w:r>
      <w:r>
        <w:rPr>
          <w:rFonts w:hint="eastAsia"/>
        </w:rPr>
        <w:t>-23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lastRenderedPageBreak/>
        <w:pict>
          <v:shape id="_x0000_i1043" type="#_x0000_t75" style="width:432.65pt;height:154.65pt">
            <v:imagedata r:id="rId25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-23</w:t>
      </w:r>
    </w:p>
    <w:p w:rsidR="005F3338" w:rsidRDefault="003702C1">
      <w:r>
        <w:rPr>
          <w:rFonts w:hint="eastAsia"/>
        </w:rPr>
        <w:t>经过测试，可以正确的显示中文，如图</w:t>
      </w:r>
      <w:r>
        <w:rPr>
          <w:rFonts w:hint="eastAsia"/>
        </w:rPr>
        <w:t>-24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pict>
          <v:shape id="_x0000_i1044" type="#_x0000_t75" style="width:398.8pt;height:272.35pt">
            <v:imagedata r:id="rId26" o:title=""/>
          </v:shape>
        </w:pict>
      </w:r>
    </w:p>
    <w:p w:rsidR="005F3338" w:rsidRDefault="003702C1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-24</w:t>
      </w:r>
    </w:p>
    <w:p w:rsidR="005F3338" w:rsidRDefault="003702C1">
      <w:pPr>
        <w:pStyle w:val="2"/>
        <w:numPr>
          <w:ilvl w:val="1"/>
          <w:numId w:val="1"/>
        </w:numPr>
        <w:ind w:left="987"/>
      </w:pPr>
      <w:proofErr w:type="spellStart"/>
      <w:r>
        <w:rPr>
          <w:rFonts w:hint="eastAsia"/>
        </w:rPr>
        <w:t>index.jsp</w:t>
      </w:r>
      <w:proofErr w:type="spellEnd"/>
    </w:p>
    <w:p w:rsidR="005F3338" w:rsidRDefault="003702C1">
      <w:pPr>
        <w:pStyle w:val="3"/>
        <w:numPr>
          <w:ilvl w:val="2"/>
          <w:numId w:val="1"/>
        </w:numPr>
        <w:ind w:left="1129"/>
      </w:pPr>
      <w:r>
        <w:rPr>
          <w:rFonts w:hint="eastAsia"/>
        </w:rPr>
        <w:t>改造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5F3338" w:rsidRDefault="003702C1">
      <w:r>
        <w:rPr>
          <w:rFonts w:hint="eastAsia"/>
        </w:rPr>
        <w:t>如图</w:t>
      </w:r>
      <w:r>
        <w:rPr>
          <w:rFonts w:hint="eastAsia"/>
        </w:rPr>
        <w:t>-25</w:t>
      </w:r>
      <w:r>
        <w:rPr>
          <w:rFonts w:hint="eastAsia"/>
        </w:rPr>
        <w:t>所示：</w:t>
      </w:r>
    </w:p>
    <w:p w:rsidR="005F3338" w:rsidRDefault="00FF70A5">
      <w:pPr>
        <w:pStyle w:val="ae"/>
        <w:keepNext/>
        <w:spacing w:before="156" w:after="156"/>
        <w:ind w:firstLine="360"/>
      </w:pPr>
      <w:r>
        <w:lastRenderedPageBreak/>
        <w:pict>
          <v:shape id="_x0000_i1045" type="#_x0000_t75" style="width:430.75pt;height:3in">
            <v:imagedata r:id="rId27" o:title=""/>
          </v:shape>
        </w:pict>
      </w:r>
    </w:p>
    <w:p w:rsidR="005F3338" w:rsidRDefault="003702C1" w:rsidP="004D734B">
      <w:pPr>
        <w:pStyle w:val="a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-25</w:t>
      </w:r>
    </w:p>
    <w:p w:rsidR="004D734B" w:rsidRDefault="004D734B" w:rsidP="004D734B">
      <w:pPr>
        <w:pStyle w:val="1"/>
        <w:numPr>
          <w:ilvl w:val="0"/>
          <w:numId w:val="1"/>
        </w:numPr>
      </w:pPr>
      <w:r>
        <w:rPr>
          <w:rFonts w:hint="eastAsia"/>
        </w:rPr>
        <w:t>开发模式</w:t>
      </w:r>
    </w:p>
    <w:p w:rsidR="004D734B" w:rsidRDefault="004D734B" w:rsidP="004D734B">
      <w:pPr>
        <w:pStyle w:val="2"/>
        <w:numPr>
          <w:ilvl w:val="1"/>
          <w:numId w:val="1"/>
        </w:numPr>
      </w:pPr>
      <w:proofErr w:type="spellStart"/>
      <w:r>
        <w:t>J</w:t>
      </w:r>
      <w:r>
        <w:rPr>
          <w:rFonts w:hint="eastAsia"/>
        </w:rPr>
        <w:t>avaee</w:t>
      </w:r>
      <w:proofErr w:type="spellEnd"/>
      <w:r>
        <w:rPr>
          <w:rFonts w:hint="eastAsia"/>
        </w:rPr>
        <w:t>开发模式</w:t>
      </w:r>
    </w:p>
    <w:p w:rsidR="004D734B" w:rsidRPr="002047C7" w:rsidRDefault="004D734B" w:rsidP="004D734B">
      <w:pPr>
        <w:pStyle w:val="3"/>
        <w:numPr>
          <w:ilvl w:val="2"/>
          <w:numId w:val="1"/>
        </w:numPr>
      </w:pPr>
      <w:r>
        <w:rPr>
          <w:rFonts w:hint="eastAsia"/>
        </w:rPr>
        <w:t>遇到的问题</w:t>
      </w:r>
    </w:p>
    <w:p w:rsidR="004D734B" w:rsidRDefault="004D734B" w:rsidP="004D734B">
      <w:r>
        <w:rPr>
          <w:rFonts w:hint="eastAsia"/>
        </w:rPr>
        <w:t>回顾我们目前写的</w:t>
      </w:r>
      <w:proofErr w:type="spellStart"/>
      <w:r>
        <w:rPr>
          <w:rFonts w:hint="eastAsia"/>
        </w:rPr>
        <w:t>EasyMall</w:t>
      </w:r>
      <w:proofErr w:type="spellEnd"/>
      <w:r>
        <w:rPr>
          <w:rFonts w:hint="eastAsia"/>
        </w:rPr>
        <w:t>代码，我们发现一个非常简单的功能都需要非常多的代码，代码混杂在一起，造成</w:t>
      </w:r>
      <w:r>
        <w:rPr>
          <w:rFonts w:hint="eastAsia"/>
        </w:rPr>
        <w:t>Servlet</w:t>
      </w:r>
      <w:r>
        <w:rPr>
          <w:rFonts w:hint="eastAsia"/>
        </w:rPr>
        <w:t>中代码庞杂不易维护。可以想象，如果想要用这种开发方式开发一个完整的</w:t>
      </w:r>
      <w:r>
        <w:rPr>
          <w:rFonts w:hint="eastAsia"/>
        </w:rPr>
        <w:t>web</w:t>
      </w:r>
      <w:r>
        <w:rPr>
          <w:rFonts w:hint="eastAsia"/>
        </w:rPr>
        <w:t>应用，一定是十分困难的。如图</w:t>
      </w:r>
      <w:r>
        <w:rPr>
          <w:rFonts w:hint="eastAsia"/>
        </w:rPr>
        <w:t>-26</w:t>
      </w:r>
      <w:r>
        <w:rPr>
          <w:rFonts w:hint="eastAsia"/>
        </w:rPr>
        <w:t>所示：</w:t>
      </w:r>
    </w:p>
    <w:p w:rsidR="004D734B" w:rsidRDefault="00FF70A5" w:rsidP="004D734B">
      <w:pPr>
        <w:pStyle w:val="ae"/>
        <w:keepNext/>
        <w:spacing w:before="156" w:after="156"/>
        <w:ind w:firstLine="360"/>
      </w:pPr>
      <w:r>
        <w:lastRenderedPageBreak/>
        <w:pict>
          <v:shape id="图片 1" o:spid="_x0000_i1046" type="#_x0000_t75" style="width:431.35pt;height:347.5pt;visibility:visible">
            <v:imagedata r:id="rId28" o:title=""/>
          </v:shape>
        </w:pict>
      </w:r>
    </w:p>
    <w:p w:rsidR="004D734B" w:rsidRDefault="004D734B" w:rsidP="004D734B">
      <w:pPr>
        <w:pStyle w:val="a3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-26</w:t>
      </w:r>
    </w:p>
    <w:p w:rsidR="004D734B" w:rsidRDefault="004D734B" w:rsidP="004D734B">
      <w:pPr>
        <w:pStyle w:val="3"/>
        <w:numPr>
          <w:ilvl w:val="2"/>
          <w:numId w:val="1"/>
        </w:numPr>
      </w:pPr>
      <w:r>
        <w:rPr>
          <w:rFonts w:hint="eastAsia"/>
        </w:rPr>
        <w:t>开发模式的发展</w:t>
      </w:r>
    </w:p>
    <w:p w:rsidR="004D734B" w:rsidRDefault="004D734B" w:rsidP="004D734B">
      <w:pPr>
        <w:rPr>
          <w:noProof/>
        </w:rPr>
      </w:pPr>
      <w:r>
        <w:rPr>
          <w:rFonts w:hint="eastAsia"/>
          <w:noProof/>
        </w:rPr>
        <w:t>既然这种开发模式已经进行不下去了，那么应该如何组织整个工程的架构呢？在整个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开发发展的历史中，产生了多种开发模式。如图</w:t>
      </w:r>
      <w:r>
        <w:rPr>
          <w:rFonts w:hint="eastAsia"/>
          <w:noProof/>
        </w:rPr>
        <w:t>-27</w:t>
      </w:r>
      <w:r>
        <w:rPr>
          <w:rFonts w:hint="eastAsia"/>
          <w:noProof/>
        </w:rPr>
        <w:t>所示：</w:t>
      </w:r>
    </w:p>
    <w:p w:rsidR="004D734B" w:rsidRDefault="00FF70A5" w:rsidP="004D734B">
      <w:pPr>
        <w:pStyle w:val="ae"/>
        <w:keepNext/>
        <w:spacing w:before="156" w:after="156"/>
        <w:ind w:firstLine="360"/>
      </w:pPr>
      <w:r>
        <w:lastRenderedPageBreak/>
        <w:pict>
          <v:shape id="_x0000_i1047" type="#_x0000_t75" style="width:6in;height:309.9pt;visibility:visible">
            <v:imagedata r:id="rId29" o:title=""/>
          </v:shape>
        </w:pict>
      </w:r>
    </w:p>
    <w:p w:rsidR="004D734B" w:rsidRDefault="004D734B" w:rsidP="004D734B">
      <w:pPr>
        <w:pStyle w:val="a3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-27</w:t>
      </w:r>
    </w:p>
    <w:p w:rsidR="004D734B" w:rsidRDefault="004D734B" w:rsidP="004D734B">
      <w:pPr>
        <w:rPr>
          <w:noProof/>
        </w:rPr>
      </w:pPr>
      <w:r>
        <w:rPr>
          <w:rFonts w:hint="eastAsia"/>
          <w:noProof/>
        </w:rPr>
        <w:t>现在的</w:t>
      </w:r>
      <w:r>
        <w:rPr>
          <w:rFonts w:hint="eastAsia"/>
          <w:noProof/>
        </w:rPr>
        <w:t>javaweb</w:t>
      </w:r>
      <w:r>
        <w:rPr>
          <w:rFonts w:hint="eastAsia"/>
          <w:noProof/>
        </w:rPr>
        <w:t>应用基本都使用的是</w:t>
      </w:r>
      <w:r>
        <w:rPr>
          <w:rFonts w:hint="eastAsia"/>
          <w:noProof/>
        </w:rPr>
        <w:t>javaee</w:t>
      </w:r>
      <w:r>
        <w:rPr>
          <w:rFonts w:hint="eastAsia"/>
          <w:noProof/>
        </w:rPr>
        <w:t>的经典三层架构。</w:t>
      </w:r>
    </w:p>
    <w:p w:rsidR="004D734B" w:rsidRDefault="004D734B" w:rsidP="004D734B">
      <w:pPr>
        <w:rPr>
          <w:noProof/>
        </w:rPr>
      </w:pPr>
      <w:r>
        <w:rPr>
          <w:rFonts w:hint="eastAsia"/>
          <w:noProof/>
        </w:rPr>
        <w:t>我们就使用这种架构改造</w:t>
      </w:r>
      <w:r>
        <w:rPr>
          <w:rFonts w:hint="eastAsia"/>
          <w:noProof/>
        </w:rPr>
        <w:t>EasyMall</w:t>
      </w:r>
      <w:r>
        <w:rPr>
          <w:rFonts w:hint="eastAsia"/>
          <w:noProof/>
        </w:rPr>
        <w:t>项目。</w:t>
      </w:r>
    </w:p>
    <w:p w:rsidR="004D734B" w:rsidRDefault="004D734B" w:rsidP="004D734B">
      <w:pPr>
        <w:pStyle w:val="1"/>
        <w:numPr>
          <w:ilvl w:val="0"/>
          <w:numId w:val="1"/>
        </w:numPr>
      </w:pPr>
      <w:r>
        <w:rPr>
          <w:rFonts w:hint="eastAsia"/>
        </w:rPr>
        <w:t>JAVAEE</w:t>
      </w:r>
      <w:r>
        <w:rPr>
          <w:rFonts w:hint="eastAsia"/>
        </w:rPr>
        <w:t>经典三层架构改造</w:t>
      </w:r>
      <w:proofErr w:type="spellStart"/>
      <w:r>
        <w:rPr>
          <w:rFonts w:hint="eastAsia"/>
        </w:rPr>
        <w:t>EasyMall</w:t>
      </w:r>
      <w:proofErr w:type="spellEnd"/>
    </w:p>
    <w:p w:rsidR="004D734B" w:rsidRDefault="004D734B" w:rsidP="004D734B">
      <w:pPr>
        <w:pStyle w:val="2"/>
        <w:numPr>
          <w:ilvl w:val="1"/>
          <w:numId w:val="1"/>
        </w:numPr>
      </w:pPr>
      <w:r>
        <w:rPr>
          <w:rFonts w:hint="eastAsia"/>
        </w:rPr>
        <w:t>改造</w:t>
      </w:r>
      <w:proofErr w:type="spellStart"/>
      <w:r>
        <w:rPr>
          <w:rFonts w:hint="eastAsia"/>
        </w:rPr>
        <w:t>EasyMall</w:t>
      </w:r>
      <w:proofErr w:type="spellEnd"/>
    </w:p>
    <w:p w:rsidR="004D734B" w:rsidRDefault="004D734B" w:rsidP="004D734B">
      <w:pPr>
        <w:pStyle w:val="3"/>
        <w:numPr>
          <w:ilvl w:val="2"/>
          <w:numId w:val="1"/>
        </w:numPr>
      </w:pPr>
      <w:r>
        <w:rPr>
          <w:rFonts w:hint="eastAsia"/>
        </w:rPr>
        <w:t>分包</w:t>
      </w:r>
    </w:p>
    <w:p w:rsidR="004D734B" w:rsidRDefault="004D734B" w:rsidP="004D734B">
      <w:r>
        <w:rPr>
          <w:rFonts w:hint="eastAsia"/>
        </w:rPr>
        <w:t>我们重构</w:t>
      </w:r>
      <w:proofErr w:type="spellStart"/>
      <w:r>
        <w:rPr>
          <w:rFonts w:hint="eastAsia"/>
        </w:rPr>
        <w:t>EasyMall</w:t>
      </w:r>
      <w:proofErr w:type="spellEnd"/>
      <w:r>
        <w:rPr>
          <w:rFonts w:hint="eastAsia"/>
        </w:rPr>
        <w:t>项目。首先进行分包。创建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。创建</w:t>
      </w:r>
      <w:r>
        <w:rPr>
          <w:rFonts w:hint="eastAsia"/>
        </w:rPr>
        <w:t xml:space="preserve">User 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。如图</w:t>
      </w:r>
      <w:r>
        <w:rPr>
          <w:rFonts w:hint="eastAsia"/>
        </w:rPr>
        <w:t>-28</w:t>
      </w:r>
      <w:r>
        <w:rPr>
          <w:rFonts w:hint="eastAsia"/>
        </w:rPr>
        <w:t>所示：</w:t>
      </w:r>
    </w:p>
    <w:p w:rsidR="004D734B" w:rsidRDefault="00FF70A5" w:rsidP="004D734B">
      <w:pPr>
        <w:pStyle w:val="ae"/>
        <w:keepNext/>
        <w:spacing w:before="156" w:after="156"/>
        <w:ind w:firstLine="360"/>
      </w:pPr>
      <w:r>
        <w:lastRenderedPageBreak/>
        <w:pict>
          <v:shape id="_x0000_i1048" type="#_x0000_t75" style="width:162.8pt;height:204.1pt;visibility:visible">
            <v:imagedata r:id="rId30" o:title=""/>
          </v:shape>
        </w:pict>
      </w:r>
    </w:p>
    <w:p w:rsidR="004D734B" w:rsidRDefault="004D734B" w:rsidP="004D734B">
      <w:pPr>
        <w:pStyle w:val="a3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-28</w:t>
      </w:r>
    </w:p>
    <w:p w:rsidR="004D734B" w:rsidRDefault="004D734B" w:rsidP="004D734B">
      <w:pPr>
        <w:pStyle w:val="3"/>
        <w:numPr>
          <w:ilvl w:val="2"/>
          <w:numId w:val="1"/>
        </w:numPr>
      </w:pPr>
      <w:r>
        <w:rPr>
          <w:rFonts w:hint="eastAsia"/>
        </w:rPr>
        <w:t>实现</w:t>
      </w:r>
      <w:r>
        <w:rPr>
          <w:rFonts w:hint="eastAsia"/>
        </w:rPr>
        <w:t>Dao</w:t>
      </w:r>
    </w:p>
    <w:p w:rsidR="004D734B" w:rsidRDefault="004D734B" w:rsidP="004D734B">
      <w:r>
        <w:rPr>
          <w:rFonts w:hint="eastAsia"/>
        </w:rPr>
        <w:t>将操作数据库相关的代码写到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中。如图</w:t>
      </w:r>
      <w:r>
        <w:rPr>
          <w:rFonts w:hint="eastAsia"/>
        </w:rPr>
        <w:t>-29</w:t>
      </w:r>
      <w:r>
        <w:rPr>
          <w:rFonts w:hint="eastAsia"/>
        </w:rPr>
        <w:t>所示：</w:t>
      </w:r>
    </w:p>
    <w:p w:rsidR="004D734B" w:rsidRDefault="00FF70A5" w:rsidP="004D734B">
      <w:pPr>
        <w:pStyle w:val="ae"/>
        <w:keepNext/>
        <w:spacing w:before="156" w:after="156"/>
        <w:ind w:firstLine="360"/>
      </w:pPr>
      <w:r>
        <w:lastRenderedPageBreak/>
        <w:pict>
          <v:shape id="_x0000_i1049" type="#_x0000_t75" style="width:6in;height:549.7pt;visibility:visible">
            <v:imagedata r:id="rId31" o:title=""/>
          </v:shape>
        </w:pict>
      </w:r>
    </w:p>
    <w:p w:rsidR="004D734B" w:rsidRDefault="004D734B" w:rsidP="004D734B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-29</w:t>
      </w:r>
    </w:p>
    <w:p w:rsidR="004D734B" w:rsidRDefault="004D734B" w:rsidP="004D734B">
      <w:pPr>
        <w:pStyle w:val="3"/>
        <w:numPr>
          <w:ilvl w:val="2"/>
          <w:numId w:val="1"/>
        </w:numPr>
      </w:pPr>
      <w:r>
        <w:rPr>
          <w:rFonts w:hint="eastAsia"/>
        </w:rPr>
        <w:t>实现</w:t>
      </w:r>
      <w:r>
        <w:rPr>
          <w:rFonts w:hint="eastAsia"/>
        </w:rPr>
        <w:t>Service</w:t>
      </w:r>
    </w:p>
    <w:p w:rsidR="004D734B" w:rsidRDefault="004D734B" w:rsidP="004D734B">
      <w:r>
        <w:rPr>
          <w:rFonts w:hint="eastAsia"/>
        </w:rPr>
        <w:t>将业务逻辑代码写到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中。</w:t>
      </w:r>
    </w:p>
    <w:p w:rsidR="004D734B" w:rsidRDefault="00FF70A5" w:rsidP="004D734B">
      <w:pPr>
        <w:pStyle w:val="ae"/>
        <w:keepNext/>
        <w:spacing w:before="156" w:after="156"/>
        <w:ind w:firstLine="360"/>
      </w:pPr>
      <w:r>
        <w:lastRenderedPageBreak/>
        <w:pict>
          <v:shape id="_x0000_i1050" type="#_x0000_t75" style="width:6in;height:287.35pt;visibility:visible">
            <v:imagedata r:id="rId32" o:title=""/>
          </v:shape>
        </w:pict>
      </w:r>
    </w:p>
    <w:p w:rsidR="004D734B" w:rsidRDefault="004D734B" w:rsidP="004D734B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-30</w:t>
      </w:r>
    </w:p>
    <w:p w:rsidR="004D734B" w:rsidRDefault="004D734B" w:rsidP="004D734B">
      <w:pPr>
        <w:pStyle w:val="3"/>
        <w:numPr>
          <w:ilvl w:val="2"/>
          <w:numId w:val="1"/>
        </w:numPr>
      </w:pPr>
      <w:r>
        <w:rPr>
          <w:rFonts w:hint="eastAsia"/>
        </w:rPr>
        <w:t>实现</w:t>
      </w:r>
      <w:r>
        <w:rPr>
          <w:rFonts w:hint="eastAsia"/>
        </w:rPr>
        <w:t>web</w:t>
      </w:r>
      <w:r>
        <w:rPr>
          <w:rFonts w:hint="eastAsia"/>
        </w:rPr>
        <w:t>层</w:t>
      </w:r>
    </w:p>
    <w:p w:rsidR="004D734B" w:rsidRDefault="004D734B" w:rsidP="004D734B">
      <w:r>
        <w:rPr>
          <w:rFonts w:hint="eastAsia"/>
        </w:rPr>
        <w:t>web</w:t>
      </w:r>
      <w:proofErr w:type="gramStart"/>
      <w:r>
        <w:rPr>
          <w:rFonts w:hint="eastAsia"/>
        </w:rPr>
        <w:t>层只存放</w:t>
      </w:r>
      <w:proofErr w:type="gramEnd"/>
      <w:r>
        <w:rPr>
          <w:rFonts w:hint="eastAsia"/>
        </w:rPr>
        <w:t>视图相关代码。如图</w:t>
      </w:r>
      <w:r>
        <w:rPr>
          <w:rFonts w:hint="eastAsia"/>
        </w:rPr>
        <w:t>-31</w:t>
      </w:r>
      <w:r>
        <w:rPr>
          <w:rFonts w:hint="eastAsia"/>
        </w:rPr>
        <w:t>所示：</w:t>
      </w:r>
    </w:p>
    <w:p w:rsidR="004D734B" w:rsidRDefault="00FF70A5" w:rsidP="004D734B">
      <w:pPr>
        <w:pStyle w:val="ae"/>
        <w:keepNext/>
        <w:spacing w:before="156" w:after="156"/>
        <w:ind w:firstLine="360"/>
      </w:pPr>
      <w:r>
        <w:lastRenderedPageBreak/>
        <w:pict>
          <v:shape id="_x0000_i1051" type="#_x0000_t75" style="width:6in;height:525.9pt;visibility:visible">
            <v:imagedata r:id="rId33" o:title=""/>
          </v:shape>
        </w:pict>
      </w:r>
    </w:p>
    <w:p w:rsidR="004D734B" w:rsidRPr="00F33D79" w:rsidRDefault="004D734B" w:rsidP="004D734B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-31</w:t>
      </w:r>
    </w:p>
    <w:p w:rsidR="004D734B" w:rsidRDefault="004D734B" w:rsidP="004D734B">
      <w:pPr>
        <w:pStyle w:val="ae"/>
        <w:spacing w:before="156" w:after="156"/>
        <w:ind w:firstLine="360"/>
        <w:jc w:val="left"/>
      </w:pPr>
    </w:p>
    <w:sectPr w:rsidR="004D734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026" w:rsidRDefault="00810026">
      <w:r>
        <w:separator/>
      </w:r>
    </w:p>
  </w:endnote>
  <w:endnote w:type="continuationSeparator" w:id="0">
    <w:p w:rsidR="00810026" w:rsidRDefault="00810026">
      <w:r>
        <w:continuationSeparator/>
      </w:r>
    </w:p>
  </w:endnote>
  <w:endnote w:type="continuationNotice" w:id="1">
    <w:p w:rsidR="00810026" w:rsidRDefault="008100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ail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338" w:rsidRDefault="005F333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338" w:rsidRDefault="005F3338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338" w:rsidRDefault="005F333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026" w:rsidRDefault="00810026">
      <w:r>
        <w:separator/>
      </w:r>
    </w:p>
  </w:footnote>
  <w:footnote w:type="continuationSeparator" w:id="0">
    <w:p w:rsidR="00810026" w:rsidRDefault="00810026">
      <w:r>
        <w:continuationSeparator/>
      </w:r>
    </w:p>
  </w:footnote>
  <w:footnote w:type="continuationNotice" w:id="1">
    <w:p w:rsidR="00810026" w:rsidRDefault="0081002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338" w:rsidRDefault="005F3338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338" w:rsidRDefault="005F3338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338" w:rsidRDefault="005F3338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114B0"/>
    <w:multiLevelType w:val="multilevel"/>
    <w:tmpl w:val="051114B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3857F14"/>
    <w:multiLevelType w:val="multilevel"/>
    <w:tmpl w:val="43857F1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74AB0E40"/>
    <w:multiLevelType w:val="multilevel"/>
    <w:tmpl w:val="051114B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1009B"/>
    <w:rsid w:val="00011692"/>
    <w:rsid w:val="000157A0"/>
    <w:rsid w:val="00015BD9"/>
    <w:rsid w:val="00015F4D"/>
    <w:rsid w:val="00021718"/>
    <w:rsid w:val="00021DBE"/>
    <w:rsid w:val="00024EDA"/>
    <w:rsid w:val="00027B53"/>
    <w:rsid w:val="0003100E"/>
    <w:rsid w:val="00032143"/>
    <w:rsid w:val="000324E7"/>
    <w:rsid w:val="00033F3F"/>
    <w:rsid w:val="0004246F"/>
    <w:rsid w:val="00043B1F"/>
    <w:rsid w:val="00043B63"/>
    <w:rsid w:val="00047690"/>
    <w:rsid w:val="0005113E"/>
    <w:rsid w:val="00052F59"/>
    <w:rsid w:val="000564A2"/>
    <w:rsid w:val="00057A08"/>
    <w:rsid w:val="00060C1C"/>
    <w:rsid w:val="000617F5"/>
    <w:rsid w:val="00064ACB"/>
    <w:rsid w:val="00064FAC"/>
    <w:rsid w:val="00067D89"/>
    <w:rsid w:val="000732BA"/>
    <w:rsid w:val="00077182"/>
    <w:rsid w:val="00077A85"/>
    <w:rsid w:val="00083BCB"/>
    <w:rsid w:val="00083C6D"/>
    <w:rsid w:val="00084D30"/>
    <w:rsid w:val="0008521E"/>
    <w:rsid w:val="000866DF"/>
    <w:rsid w:val="00087704"/>
    <w:rsid w:val="00092438"/>
    <w:rsid w:val="00095CAF"/>
    <w:rsid w:val="000A1455"/>
    <w:rsid w:val="000A2FE5"/>
    <w:rsid w:val="000A6909"/>
    <w:rsid w:val="000A6F8E"/>
    <w:rsid w:val="000C4AA0"/>
    <w:rsid w:val="000D2C6A"/>
    <w:rsid w:val="000D50A9"/>
    <w:rsid w:val="000D5C0B"/>
    <w:rsid w:val="000E02F2"/>
    <w:rsid w:val="000E05AA"/>
    <w:rsid w:val="000E11E8"/>
    <w:rsid w:val="000E68DF"/>
    <w:rsid w:val="000F6645"/>
    <w:rsid w:val="00101DD4"/>
    <w:rsid w:val="00104BA8"/>
    <w:rsid w:val="00104C05"/>
    <w:rsid w:val="00104DBF"/>
    <w:rsid w:val="00110013"/>
    <w:rsid w:val="0012043F"/>
    <w:rsid w:val="00123B55"/>
    <w:rsid w:val="001256E4"/>
    <w:rsid w:val="001267B9"/>
    <w:rsid w:val="0012711A"/>
    <w:rsid w:val="00145EF6"/>
    <w:rsid w:val="001477E1"/>
    <w:rsid w:val="001503BD"/>
    <w:rsid w:val="00151744"/>
    <w:rsid w:val="00154998"/>
    <w:rsid w:val="00156B27"/>
    <w:rsid w:val="00157D80"/>
    <w:rsid w:val="001609F9"/>
    <w:rsid w:val="00161535"/>
    <w:rsid w:val="0016263D"/>
    <w:rsid w:val="00162821"/>
    <w:rsid w:val="001646B1"/>
    <w:rsid w:val="0016784A"/>
    <w:rsid w:val="001702FF"/>
    <w:rsid w:val="001714CA"/>
    <w:rsid w:val="00171841"/>
    <w:rsid w:val="00172A27"/>
    <w:rsid w:val="001739E1"/>
    <w:rsid w:val="00174FA9"/>
    <w:rsid w:val="001752A2"/>
    <w:rsid w:val="00176191"/>
    <w:rsid w:val="001849F5"/>
    <w:rsid w:val="00185C37"/>
    <w:rsid w:val="00186D4C"/>
    <w:rsid w:val="00193573"/>
    <w:rsid w:val="001A2BC0"/>
    <w:rsid w:val="001A3044"/>
    <w:rsid w:val="001A449E"/>
    <w:rsid w:val="001A4B48"/>
    <w:rsid w:val="001B3119"/>
    <w:rsid w:val="001B3646"/>
    <w:rsid w:val="001C7C07"/>
    <w:rsid w:val="001C7FB4"/>
    <w:rsid w:val="001D0560"/>
    <w:rsid w:val="001D0673"/>
    <w:rsid w:val="001D1700"/>
    <w:rsid w:val="001D1BF0"/>
    <w:rsid w:val="001D3DEA"/>
    <w:rsid w:val="001D6BBF"/>
    <w:rsid w:val="001D7AF3"/>
    <w:rsid w:val="001E0B90"/>
    <w:rsid w:val="001E1A25"/>
    <w:rsid w:val="001E69AE"/>
    <w:rsid w:val="001F1FAB"/>
    <w:rsid w:val="001F6E05"/>
    <w:rsid w:val="00202721"/>
    <w:rsid w:val="002047C7"/>
    <w:rsid w:val="00204E02"/>
    <w:rsid w:val="00205352"/>
    <w:rsid w:val="00206209"/>
    <w:rsid w:val="002118B2"/>
    <w:rsid w:val="00213F71"/>
    <w:rsid w:val="00220189"/>
    <w:rsid w:val="0022426F"/>
    <w:rsid w:val="0022581C"/>
    <w:rsid w:val="002261A0"/>
    <w:rsid w:val="002278DF"/>
    <w:rsid w:val="00231800"/>
    <w:rsid w:val="00231CF3"/>
    <w:rsid w:val="00231EB0"/>
    <w:rsid w:val="002368BE"/>
    <w:rsid w:val="00237BAB"/>
    <w:rsid w:val="00240C8B"/>
    <w:rsid w:val="002418D6"/>
    <w:rsid w:val="0024240D"/>
    <w:rsid w:val="00243A5A"/>
    <w:rsid w:val="00243CCC"/>
    <w:rsid w:val="00250CAD"/>
    <w:rsid w:val="0025184B"/>
    <w:rsid w:val="0025478C"/>
    <w:rsid w:val="0025528F"/>
    <w:rsid w:val="00256A5C"/>
    <w:rsid w:val="0025734D"/>
    <w:rsid w:val="0026528B"/>
    <w:rsid w:val="00266EF8"/>
    <w:rsid w:val="0027132B"/>
    <w:rsid w:val="00276652"/>
    <w:rsid w:val="00281567"/>
    <w:rsid w:val="00282180"/>
    <w:rsid w:val="00284431"/>
    <w:rsid w:val="0028460F"/>
    <w:rsid w:val="002846D3"/>
    <w:rsid w:val="00285838"/>
    <w:rsid w:val="00286D2E"/>
    <w:rsid w:val="00291CC6"/>
    <w:rsid w:val="00292BDB"/>
    <w:rsid w:val="00295167"/>
    <w:rsid w:val="002A1010"/>
    <w:rsid w:val="002A1CEF"/>
    <w:rsid w:val="002A23AB"/>
    <w:rsid w:val="002A5DE5"/>
    <w:rsid w:val="002B1505"/>
    <w:rsid w:val="002B33BF"/>
    <w:rsid w:val="002B3B96"/>
    <w:rsid w:val="002B559B"/>
    <w:rsid w:val="002B61CF"/>
    <w:rsid w:val="002B629E"/>
    <w:rsid w:val="002C3ECB"/>
    <w:rsid w:val="002D11E5"/>
    <w:rsid w:val="002D1E04"/>
    <w:rsid w:val="002D39E7"/>
    <w:rsid w:val="002D5785"/>
    <w:rsid w:val="002D7463"/>
    <w:rsid w:val="002D7B1C"/>
    <w:rsid w:val="002E0F64"/>
    <w:rsid w:val="002E1051"/>
    <w:rsid w:val="002F34E6"/>
    <w:rsid w:val="002F4D0B"/>
    <w:rsid w:val="002F5F31"/>
    <w:rsid w:val="002F7513"/>
    <w:rsid w:val="00304A24"/>
    <w:rsid w:val="00305028"/>
    <w:rsid w:val="003078DD"/>
    <w:rsid w:val="00307F09"/>
    <w:rsid w:val="00313554"/>
    <w:rsid w:val="0031393F"/>
    <w:rsid w:val="00313CBC"/>
    <w:rsid w:val="0031643C"/>
    <w:rsid w:val="00323527"/>
    <w:rsid w:val="00323E51"/>
    <w:rsid w:val="003249B6"/>
    <w:rsid w:val="00330861"/>
    <w:rsid w:val="00332C93"/>
    <w:rsid w:val="00333578"/>
    <w:rsid w:val="00333DEC"/>
    <w:rsid w:val="00335451"/>
    <w:rsid w:val="003364DD"/>
    <w:rsid w:val="00336581"/>
    <w:rsid w:val="00336A05"/>
    <w:rsid w:val="0033793E"/>
    <w:rsid w:val="00337C5A"/>
    <w:rsid w:val="003401B7"/>
    <w:rsid w:val="003407C9"/>
    <w:rsid w:val="00341078"/>
    <w:rsid w:val="003412FE"/>
    <w:rsid w:val="00342FDD"/>
    <w:rsid w:val="00345FA4"/>
    <w:rsid w:val="003535A3"/>
    <w:rsid w:val="00353988"/>
    <w:rsid w:val="003543C0"/>
    <w:rsid w:val="00356E40"/>
    <w:rsid w:val="0035762B"/>
    <w:rsid w:val="003602EB"/>
    <w:rsid w:val="003617E6"/>
    <w:rsid w:val="003622AD"/>
    <w:rsid w:val="00362AC6"/>
    <w:rsid w:val="00366017"/>
    <w:rsid w:val="003702C1"/>
    <w:rsid w:val="0037126F"/>
    <w:rsid w:val="0037536D"/>
    <w:rsid w:val="00377398"/>
    <w:rsid w:val="00377CC7"/>
    <w:rsid w:val="00377D9C"/>
    <w:rsid w:val="003800F5"/>
    <w:rsid w:val="00381864"/>
    <w:rsid w:val="0038240B"/>
    <w:rsid w:val="00390E5C"/>
    <w:rsid w:val="003919D5"/>
    <w:rsid w:val="0039479E"/>
    <w:rsid w:val="00397192"/>
    <w:rsid w:val="0039797A"/>
    <w:rsid w:val="003A0C76"/>
    <w:rsid w:val="003A1661"/>
    <w:rsid w:val="003A3E43"/>
    <w:rsid w:val="003A4472"/>
    <w:rsid w:val="003A4A77"/>
    <w:rsid w:val="003B2870"/>
    <w:rsid w:val="003B6740"/>
    <w:rsid w:val="003B6F6E"/>
    <w:rsid w:val="003B6F9B"/>
    <w:rsid w:val="003B6FCF"/>
    <w:rsid w:val="003C023F"/>
    <w:rsid w:val="003C0393"/>
    <w:rsid w:val="003C44E5"/>
    <w:rsid w:val="003D08E7"/>
    <w:rsid w:val="003D167E"/>
    <w:rsid w:val="003D5F6D"/>
    <w:rsid w:val="003D66DD"/>
    <w:rsid w:val="003E14B4"/>
    <w:rsid w:val="003E227E"/>
    <w:rsid w:val="003E334F"/>
    <w:rsid w:val="003E4CDB"/>
    <w:rsid w:val="003F03BD"/>
    <w:rsid w:val="003F360C"/>
    <w:rsid w:val="003F667B"/>
    <w:rsid w:val="003F6E95"/>
    <w:rsid w:val="003F7C9F"/>
    <w:rsid w:val="004002C8"/>
    <w:rsid w:val="0040149E"/>
    <w:rsid w:val="004040E8"/>
    <w:rsid w:val="004059C5"/>
    <w:rsid w:val="0041419E"/>
    <w:rsid w:val="00414D98"/>
    <w:rsid w:val="00415CD6"/>
    <w:rsid w:val="0041606F"/>
    <w:rsid w:val="00417CC5"/>
    <w:rsid w:val="004221A8"/>
    <w:rsid w:val="004232CA"/>
    <w:rsid w:val="00423ED9"/>
    <w:rsid w:val="00426282"/>
    <w:rsid w:val="00431621"/>
    <w:rsid w:val="004339C4"/>
    <w:rsid w:val="0043429C"/>
    <w:rsid w:val="00437BED"/>
    <w:rsid w:val="00443054"/>
    <w:rsid w:val="004470B6"/>
    <w:rsid w:val="0045577A"/>
    <w:rsid w:val="00455A5C"/>
    <w:rsid w:val="00457FAA"/>
    <w:rsid w:val="00460ED3"/>
    <w:rsid w:val="004641F1"/>
    <w:rsid w:val="0046730E"/>
    <w:rsid w:val="0046790D"/>
    <w:rsid w:val="00471592"/>
    <w:rsid w:val="00473A77"/>
    <w:rsid w:val="00474457"/>
    <w:rsid w:val="004745B0"/>
    <w:rsid w:val="0047607F"/>
    <w:rsid w:val="00480AAA"/>
    <w:rsid w:val="004813FA"/>
    <w:rsid w:val="004846D6"/>
    <w:rsid w:val="004954D2"/>
    <w:rsid w:val="0049770E"/>
    <w:rsid w:val="004A0A0F"/>
    <w:rsid w:val="004A284D"/>
    <w:rsid w:val="004A635D"/>
    <w:rsid w:val="004B2C77"/>
    <w:rsid w:val="004B4049"/>
    <w:rsid w:val="004B609E"/>
    <w:rsid w:val="004B709D"/>
    <w:rsid w:val="004B741C"/>
    <w:rsid w:val="004C07BB"/>
    <w:rsid w:val="004C0D6E"/>
    <w:rsid w:val="004C6CAC"/>
    <w:rsid w:val="004D01A0"/>
    <w:rsid w:val="004D2E76"/>
    <w:rsid w:val="004D36A0"/>
    <w:rsid w:val="004D3EE3"/>
    <w:rsid w:val="004D72C1"/>
    <w:rsid w:val="004D734B"/>
    <w:rsid w:val="004D7FDC"/>
    <w:rsid w:val="004E1D8D"/>
    <w:rsid w:val="004E30F1"/>
    <w:rsid w:val="004E642B"/>
    <w:rsid w:val="004E6F3F"/>
    <w:rsid w:val="004F1207"/>
    <w:rsid w:val="004F2EF8"/>
    <w:rsid w:val="00500772"/>
    <w:rsid w:val="0050090F"/>
    <w:rsid w:val="0050107D"/>
    <w:rsid w:val="00507A0E"/>
    <w:rsid w:val="005102A6"/>
    <w:rsid w:val="00512CAC"/>
    <w:rsid w:val="00514BC2"/>
    <w:rsid w:val="005171AF"/>
    <w:rsid w:val="00521D4E"/>
    <w:rsid w:val="005223D3"/>
    <w:rsid w:val="0052347D"/>
    <w:rsid w:val="00523FD0"/>
    <w:rsid w:val="00525712"/>
    <w:rsid w:val="005275B5"/>
    <w:rsid w:val="00530652"/>
    <w:rsid w:val="00532B08"/>
    <w:rsid w:val="005355BE"/>
    <w:rsid w:val="00537F5A"/>
    <w:rsid w:val="005425E5"/>
    <w:rsid w:val="0054292B"/>
    <w:rsid w:val="00546DB1"/>
    <w:rsid w:val="00550C9A"/>
    <w:rsid w:val="00552090"/>
    <w:rsid w:val="005614EA"/>
    <w:rsid w:val="00562931"/>
    <w:rsid w:val="00570578"/>
    <w:rsid w:val="00570AE9"/>
    <w:rsid w:val="005712B0"/>
    <w:rsid w:val="00577DC8"/>
    <w:rsid w:val="00580927"/>
    <w:rsid w:val="00582338"/>
    <w:rsid w:val="0058520E"/>
    <w:rsid w:val="0059352B"/>
    <w:rsid w:val="00593FA4"/>
    <w:rsid w:val="00595E22"/>
    <w:rsid w:val="00596F63"/>
    <w:rsid w:val="0059707E"/>
    <w:rsid w:val="00597B39"/>
    <w:rsid w:val="005A5AC7"/>
    <w:rsid w:val="005A6CF6"/>
    <w:rsid w:val="005B03E0"/>
    <w:rsid w:val="005B08C4"/>
    <w:rsid w:val="005B562C"/>
    <w:rsid w:val="005B64D2"/>
    <w:rsid w:val="005C0112"/>
    <w:rsid w:val="005C194D"/>
    <w:rsid w:val="005C1B1B"/>
    <w:rsid w:val="005C6FF4"/>
    <w:rsid w:val="005C746B"/>
    <w:rsid w:val="005C751E"/>
    <w:rsid w:val="005C79E6"/>
    <w:rsid w:val="005D1DC5"/>
    <w:rsid w:val="005D4CCB"/>
    <w:rsid w:val="005D7B2A"/>
    <w:rsid w:val="005E0C6F"/>
    <w:rsid w:val="005E3622"/>
    <w:rsid w:val="005E4034"/>
    <w:rsid w:val="005F1FE1"/>
    <w:rsid w:val="005F2205"/>
    <w:rsid w:val="005F3338"/>
    <w:rsid w:val="005F418E"/>
    <w:rsid w:val="005F419B"/>
    <w:rsid w:val="005F505E"/>
    <w:rsid w:val="005F5869"/>
    <w:rsid w:val="00603A0E"/>
    <w:rsid w:val="00603E9F"/>
    <w:rsid w:val="006042EF"/>
    <w:rsid w:val="00607A79"/>
    <w:rsid w:val="006124E7"/>
    <w:rsid w:val="00613D9D"/>
    <w:rsid w:val="00615914"/>
    <w:rsid w:val="00615E07"/>
    <w:rsid w:val="006160CB"/>
    <w:rsid w:val="00620018"/>
    <w:rsid w:val="006220EB"/>
    <w:rsid w:val="00622DC4"/>
    <w:rsid w:val="00632942"/>
    <w:rsid w:val="00633375"/>
    <w:rsid w:val="00635E1A"/>
    <w:rsid w:val="00637CFE"/>
    <w:rsid w:val="00640F23"/>
    <w:rsid w:val="006439F3"/>
    <w:rsid w:val="006446C8"/>
    <w:rsid w:val="00645E52"/>
    <w:rsid w:val="00646199"/>
    <w:rsid w:val="0065185F"/>
    <w:rsid w:val="0065386C"/>
    <w:rsid w:val="00653ECC"/>
    <w:rsid w:val="00660E2C"/>
    <w:rsid w:val="00664D0E"/>
    <w:rsid w:val="0067358B"/>
    <w:rsid w:val="00675253"/>
    <w:rsid w:val="006754EA"/>
    <w:rsid w:val="0068442C"/>
    <w:rsid w:val="0068480A"/>
    <w:rsid w:val="00684ED0"/>
    <w:rsid w:val="00685216"/>
    <w:rsid w:val="00685CBC"/>
    <w:rsid w:val="00687816"/>
    <w:rsid w:val="00690FD4"/>
    <w:rsid w:val="00697E33"/>
    <w:rsid w:val="006A23B0"/>
    <w:rsid w:val="006A27FD"/>
    <w:rsid w:val="006A3206"/>
    <w:rsid w:val="006A3CCF"/>
    <w:rsid w:val="006A5254"/>
    <w:rsid w:val="006B225F"/>
    <w:rsid w:val="006B294C"/>
    <w:rsid w:val="006B2FDB"/>
    <w:rsid w:val="006B37E9"/>
    <w:rsid w:val="006B4DBD"/>
    <w:rsid w:val="006B5F7A"/>
    <w:rsid w:val="006B74F7"/>
    <w:rsid w:val="006B7FB4"/>
    <w:rsid w:val="006C1517"/>
    <w:rsid w:val="006C3B16"/>
    <w:rsid w:val="006C78E6"/>
    <w:rsid w:val="006D0188"/>
    <w:rsid w:val="006D254C"/>
    <w:rsid w:val="006D448A"/>
    <w:rsid w:val="006D58E8"/>
    <w:rsid w:val="006D6CE9"/>
    <w:rsid w:val="006E3310"/>
    <w:rsid w:val="006E3A54"/>
    <w:rsid w:val="006E3D40"/>
    <w:rsid w:val="006E474D"/>
    <w:rsid w:val="006E5E6B"/>
    <w:rsid w:val="006E7016"/>
    <w:rsid w:val="006E760A"/>
    <w:rsid w:val="006E77A5"/>
    <w:rsid w:val="006E7CA4"/>
    <w:rsid w:val="006F4520"/>
    <w:rsid w:val="006F496C"/>
    <w:rsid w:val="006F6FAF"/>
    <w:rsid w:val="007003CF"/>
    <w:rsid w:val="00700B6D"/>
    <w:rsid w:val="0070161E"/>
    <w:rsid w:val="00704DE4"/>
    <w:rsid w:val="007054C0"/>
    <w:rsid w:val="00710EBB"/>
    <w:rsid w:val="00712677"/>
    <w:rsid w:val="00713F55"/>
    <w:rsid w:val="007159D3"/>
    <w:rsid w:val="00715E96"/>
    <w:rsid w:val="00716C72"/>
    <w:rsid w:val="00716E81"/>
    <w:rsid w:val="00722684"/>
    <w:rsid w:val="0072593E"/>
    <w:rsid w:val="00726B2E"/>
    <w:rsid w:val="0073058C"/>
    <w:rsid w:val="00730B68"/>
    <w:rsid w:val="00731001"/>
    <w:rsid w:val="00731F63"/>
    <w:rsid w:val="007347C9"/>
    <w:rsid w:val="007367E2"/>
    <w:rsid w:val="00736D86"/>
    <w:rsid w:val="007407B2"/>
    <w:rsid w:val="00744C6D"/>
    <w:rsid w:val="00746673"/>
    <w:rsid w:val="00754405"/>
    <w:rsid w:val="00756D6E"/>
    <w:rsid w:val="0076375C"/>
    <w:rsid w:val="00767F26"/>
    <w:rsid w:val="0077293B"/>
    <w:rsid w:val="00776E3A"/>
    <w:rsid w:val="0078088D"/>
    <w:rsid w:val="007817EE"/>
    <w:rsid w:val="00781E17"/>
    <w:rsid w:val="00787535"/>
    <w:rsid w:val="00792408"/>
    <w:rsid w:val="00792A9A"/>
    <w:rsid w:val="00793345"/>
    <w:rsid w:val="00793CBF"/>
    <w:rsid w:val="00793D8F"/>
    <w:rsid w:val="00797AF3"/>
    <w:rsid w:val="007A2ED9"/>
    <w:rsid w:val="007A500B"/>
    <w:rsid w:val="007A5396"/>
    <w:rsid w:val="007B04BE"/>
    <w:rsid w:val="007B0A7F"/>
    <w:rsid w:val="007B1515"/>
    <w:rsid w:val="007C0DDE"/>
    <w:rsid w:val="007C7412"/>
    <w:rsid w:val="007E0334"/>
    <w:rsid w:val="007E1D43"/>
    <w:rsid w:val="007E201D"/>
    <w:rsid w:val="007F03CB"/>
    <w:rsid w:val="007F545E"/>
    <w:rsid w:val="007F6A6D"/>
    <w:rsid w:val="00800089"/>
    <w:rsid w:val="00804594"/>
    <w:rsid w:val="00810026"/>
    <w:rsid w:val="0081397B"/>
    <w:rsid w:val="0081459F"/>
    <w:rsid w:val="008154DF"/>
    <w:rsid w:val="0082091F"/>
    <w:rsid w:val="008234C4"/>
    <w:rsid w:val="00825C27"/>
    <w:rsid w:val="00826E9C"/>
    <w:rsid w:val="00835A84"/>
    <w:rsid w:val="00844005"/>
    <w:rsid w:val="0084406E"/>
    <w:rsid w:val="00844C74"/>
    <w:rsid w:val="00845075"/>
    <w:rsid w:val="00851994"/>
    <w:rsid w:val="00853F87"/>
    <w:rsid w:val="00855CA5"/>
    <w:rsid w:val="0086307E"/>
    <w:rsid w:val="0086313C"/>
    <w:rsid w:val="00863877"/>
    <w:rsid w:val="00870EEF"/>
    <w:rsid w:val="00880A83"/>
    <w:rsid w:val="008832A1"/>
    <w:rsid w:val="00891155"/>
    <w:rsid w:val="00894760"/>
    <w:rsid w:val="008A0D81"/>
    <w:rsid w:val="008A1263"/>
    <w:rsid w:val="008A1D4D"/>
    <w:rsid w:val="008A296A"/>
    <w:rsid w:val="008B1809"/>
    <w:rsid w:val="008B28E2"/>
    <w:rsid w:val="008B2B0D"/>
    <w:rsid w:val="008B495B"/>
    <w:rsid w:val="008B6B6B"/>
    <w:rsid w:val="008B729A"/>
    <w:rsid w:val="008B7B7A"/>
    <w:rsid w:val="008C009A"/>
    <w:rsid w:val="008C2AFC"/>
    <w:rsid w:val="008C530B"/>
    <w:rsid w:val="008C6FB1"/>
    <w:rsid w:val="008D285E"/>
    <w:rsid w:val="008D6553"/>
    <w:rsid w:val="008E08B7"/>
    <w:rsid w:val="008E15EA"/>
    <w:rsid w:val="008E1CA7"/>
    <w:rsid w:val="008E41A4"/>
    <w:rsid w:val="008E634B"/>
    <w:rsid w:val="008F0910"/>
    <w:rsid w:val="008F0E3C"/>
    <w:rsid w:val="00901B76"/>
    <w:rsid w:val="00901EF6"/>
    <w:rsid w:val="009027D1"/>
    <w:rsid w:val="00902EEB"/>
    <w:rsid w:val="00906B0B"/>
    <w:rsid w:val="0091418C"/>
    <w:rsid w:val="00916A47"/>
    <w:rsid w:val="00916B2D"/>
    <w:rsid w:val="00920A60"/>
    <w:rsid w:val="00923EA7"/>
    <w:rsid w:val="009318F6"/>
    <w:rsid w:val="00933D4E"/>
    <w:rsid w:val="00935ACA"/>
    <w:rsid w:val="00946B82"/>
    <w:rsid w:val="0095072E"/>
    <w:rsid w:val="00951301"/>
    <w:rsid w:val="009521B0"/>
    <w:rsid w:val="00954B88"/>
    <w:rsid w:val="00956E41"/>
    <w:rsid w:val="0096414F"/>
    <w:rsid w:val="00964AD9"/>
    <w:rsid w:val="00964D8D"/>
    <w:rsid w:val="0097091D"/>
    <w:rsid w:val="00972929"/>
    <w:rsid w:val="00973122"/>
    <w:rsid w:val="00975AF5"/>
    <w:rsid w:val="00975C36"/>
    <w:rsid w:val="00977D33"/>
    <w:rsid w:val="00981719"/>
    <w:rsid w:val="009846D6"/>
    <w:rsid w:val="00991BCF"/>
    <w:rsid w:val="00994EE2"/>
    <w:rsid w:val="00995462"/>
    <w:rsid w:val="00997122"/>
    <w:rsid w:val="009A07E7"/>
    <w:rsid w:val="009A212F"/>
    <w:rsid w:val="009A21B7"/>
    <w:rsid w:val="009A4561"/>
    <w:rsid w:val="009A6A98"/>
    <w:rsid w:val="009A6BCE"/>
    <w:rsid w:val="009B2252"/>
    <w:rsid w:val="009B3B73"/>
    <w:rsid w:val="009B546A"/>
    <w:rsid w:val="009B5C03"/>
    <w:rsid w:val="009C4421"/>
    <w:rsid w:val="009C76FD"/>
    <w:rsid w:val="009C777D"/>
    <w:rsid w:val="009D2859"/>
    <w:rsid w:val="009D5D17"/>
    <w:rsid w:val="009D6546"/>
    <w:rsid w:val="009D71CE"/>
    <w:rsid w:val="009E233C"/>
    <w:rsid w:val="009E4A76"/>
    <w:rsid w:val="009E4BA7"/>
    <w:rsid w:val="009E531E"/>
    <w:rsid w:val="009F6723"/>
    <w:rsid w:val="00A02221"/>
    <w:rsid w:val="00A039D9"/>
    <w:rsid w:val="00A12A86"/>
    <w:rsid w:val="00A14624"/>
    <w:rsid w:val="00A210D7"/>
    <w:rsid w:val="00A26F26"/>
    <w:rsid w:val="00A30296"/>
    <w:rsid w:val="00A337EC"/>
    <w:rsid w:val="00A33E66"/>
    <w:rsid w:val="00A34E0A"/>
    <w:rsid w:val="00A36C1C"/>
    <w:rsid w:val="00A41D18"/>
    <w:rsid w:val="00A42A9B"/>
    <w:rsid w:val="00A43B06"/>
    <w:rsid w:val="00A43E72"/>
    <w:rsid w:val="00A6601B"/>
    <w:rsid w:val="00A66C24"/>
    <w:rsid w:val="00A71D0C"/>
    <w:rsid w:val="00A743BC"/>
    <w:rsid w:val="00A75EAC"/>
    <w:rsid w:val="00A82011"/>
    <w:rsid w:val="00A82825"/>
    <w:rsid w:val="00A8331C"/>
    <w:rsid w:val="00A8418E"/>
    <w:rsid w:val="00A85CBE"/>
    <w:rsid w:val="00A901D7"/>
    <w:rsid w:val="00AA34DC"/>
    <w:rsid w:val="00AA3678"/>
    <w:rsid w:val="00AA6734"/>
    <w:rsid w:val="00AB2566"/>
    <w:rsid w:val="00AB4A64"/>
    <w:rsid w:val="00AB6FF5"/>
    <w:rsid w:val="00AC383D"/>
    <w:rsid w:val="00AD07C7"/>
    <w:rsid w:val="00AD20FE"/>
    <w:rsid w:val="00AE099E"/>
    <w:rsid w:val="00AE15C4"/>
    <w:rsid w:val="00AE17FC"/>
    <w:rsid w:val="00AE1A52"/>
    <w:rsid w:val="00AE4FB6"/>
    <w:rsid w:val="00AF26BB"/>
    <w:rsid w:val="00AF48B9"/>
    <w:rsid w:val="00B0215F"/>
    <w:rsid w:val="00B119DB"/>
    <w:rsid w:val="00B13444"/>
    <w:rsid w:val="00B1434A"/>
    <w:rsid w:val="00B15813"/>
    <w:rsid w:val="00B17209"/>
    <w:rsid w:val="00B17C77"/>
    <w:rsid w:val="00B17D62"/>
    <w:rsid w:val="00B21F84"/>
    <w:rsid w:val="00B257EC"/>
    <w:rsid w:val="00B26DB6"/>
    <w:rsid w:val="00B37DC1"/>
    <w:rsid w:val="00B41CDD"/>
    <w:rsid w:val="00B43C30"/>
    <w:rsid w:val="00B43EE3"/>
    <w:rsid w:val="00B53A26"/>
    <w:rsid w:val="00B55E5D"/>
    <w:rsid w:val="00B60DD7"/>
    <w:rsid w:val="00B65FA6"/>
    <w:rsid w:val="00B67EDC"/>
    <w:rsid w:val="00B729CF"/>
    <w:rsid w:val="00B74522"/>
    <w:rsid w:val="00B75D1C"/>
    <w:rsid w:val="00B76DE1"/>
    <w:rsid w:val="00B8008D"/>
    <w:rsid w:val="00B834DC"/>
    <w:rsid w:val="00B83C4B"/>
    <w:rsid w:val="00BA08E7"/>
    <w:rsid w:val="00BA1564"/>
    <w:rsid w:val="00BA509D"/>
    <w:rsid w:val="00BA5DAD"/>
    <w:rsid w:val="00BB11B4"/>
    <w:rsid w:val="00BB1B55"/>
    <w:rsid w:val="00BB335C"/>
    <w:rsid w:val="00BB52E7"/>
    <w:rsid w:val="00BC1056"/>
    <w:rsid w:val="00BC10FA"/>
    <w:rsid w:val="00BC1DDA"/>
    <w:rsid w:val="00BC336A"/>
    <w:rsid w:val="00BC33B1"/>
    <w:rsid w:val="00BE0312"/>
    <w:rsid w:val="00BE0B01"/>
    <w:rsid w:val="00BE0D1E"/>
    <w:rsid w:val="00BE4069"/>
    <w:rsid w:val="00BE6990"/>
    <w:rsid w:val="00BE751B"/>
    <w:rsid w:val="00BF3893"/>
    <w:rsid w:val="00BF6A10"/>
    <w:rsid w:val="00C02843"/>
    <w:rsid w:val="00C0704C"/>
    <w:rsid w:val="00C11C39"/>
    <w:rsid w:val="00C138EB"/>
    <w:rsid w:val="00C13E28"/>
    <w:rsid w:val="00C17AF7"/>
    <w:rsid w:val="00C21470"/>
    <w:rsid w:val="00C224A0"/>
    <w:rsid w:val="00C25991"/>
    <w:rsid w:val="00C25DA5"/>
    <w:rsid w:val="00C27195"/>
    <w:rsid w:val="00C31681"/>
    <w:rsid w:val="00C317C9"/>
    <w:rsid w:val="00C342C3"/>
    <w:rsid w:val="00C357AC"/>
    <w:rsid w:val="00C40150"/>
    <w:rsid w:val="00C408D1"/>
    <w:rsid w:val="00C42550"/>
    <w:rsid w:val="00C42B7A"/>
    <w:rsid w:val="00C430EB"/>
    <w:rsid w:val="00C46EDB"/>
    <w:rsid w:val="00C4756E"/>
    <w:rsid w:val="00C50B1C"/>
    <w:rsid w:val="00C511FD"/>
    <w:rsid w:val="00C53934"/>
    <w:rsid w:val="00C539C4"/>
    <w:rsid w:val="00C57FB9"/>
    <w:rsid w:val="00C6457A"/>
    <w:rsid w:val="00C64CE4"/>
    <w:rsid w:val="00C707C0"/>
    <w:rsid w:val="00C72B1B"/>
    <w:rsid w:val="00C72F3E"/>
    <w:rsid w:val="00C741BC"/>
    <w:rsid w:val="00C74EB7"/>
    <w:rsid w:val="00C76A77"/>
    <w:rsid w:val="00C77877"/>
    <w:rsid w:val="00C81269"/>
    <w:rsid w:val="00C813F5"/>
    <w:rsid w:val="00C815BD"/>
    <w:rsid w:val="00C83017"/>
    <w:rsid w:val="00C83C30"/>
    <w:rsid w:val="00C85507"/>
    <w:rsid w:val="00C87E4D"/>
    <w:rsid w:val="00C93D29"/>
    <w:rsid w:val="00C947CE"/>
    <w:rsid w:val="00C97B82"/>
    <w:rsid w:val="00CA4872"/>
    <w:rsid w:val="00CA5E0A"/>
    <w:rsid w:val="00CB03C4"/>
    <w:rsid w:val="00CB2809"/>
    <w:rsid w:val="00CB2D4A"/>
    <w:rsid w:val="00CB2EDE"/>
    <w:rsid w:val="00CB44E8"/>
    <w:rsid w:val="00CB6058"/>
    <w:rsid w:val="00CB70F3"/>
    <w:rsid w:val="00CC04A9"/>
    <w:rsid w:val="00CC4DFF"/>
    <w:rsid w:val="00CD0461"/>
    <w:rsid w:val="00CD0701"/>
    <w:rsid w:val="00CD45CE"/>
    <w:rsid w:val="00CE1749"/>
    <w:rsid w:val="00CE26A6"/>
    <w:rsid w:val="00CF2E26"/>
    <w:rsid w:val="00CF35F4"/>
    <w:rsid w:val="00CF73DE"/>
    <w:rsid w:val="00CF7C3D"/>
    <w:rsid w:val="00D00DF6"/>
    <w:rsid w:val="00D03F63"/>
    <w:rsid w:val="00D04685"/>
    <w:rsid w:val="00D10047"/>
    <w:rsid w:val="00D102ED"/>
    <w:rsid w:val="00D154B2"/>
    <w:rsid w:val="00D16AF0"/>
    <w:rsid w:val="00D20542"/>
    <w:rsid w:val="00D231A5"/>
    <w:rsid w:val="00D2673E"/>
    <w:rsid w:val="00D30DB1"/>
    <w:rsid w:val="00D33E25"/>
    <w:rsid w:val="00D33E5A"/>
    <w:rsid w:val="00D354AA"/>
    <w:rsid w:val="00D357A2"/>
    <w:rsid w:val="00D36224"/>
    <w:rsid w:val="00D40527"/>
    <w:rsid w:val="00D45023"/>
    <w:rsid w:val="00D461CA"/>
    <w:rsid w:val="00D50241"/>
    <w:rsid w:val="00D51F28"/>
    <w:rsid w:val="00D5589C"/>
    <w:rsid w:val="00D559A4"/>
    <w:rsid w:val="00D5730F"/>
    <w:rsid w:val="00D6396F"/>
    <w:rsid w:val="00D65CC9"/>
    <w:rsid w:val="00D67DE8"/>
    <w:rsid w:val="00D70072"/>
    <w:rsid w:val="00DA6E59"/>
    <w:rsid w:val="00DA727C"/>
    <w:rsid w:val="00DB2FAE"/>
    <w:rsid w:val="00DB6BE6"/>
    <w:rsid w:val="00DC14ED"/>
    <w:rsid w:val="00DC5E71"/>
    <w:rsid w:val="00DD344A"/>
    <w:rsid w:val="00DD44C6"/>
    <w:rsid w:val="00DD4558"/>
    <w:rsid w:val="00DE0005"/>
    <w:rsid w:val="00DE0390"/>
    <w:rsid w:val="00DE093A"/>
    <w:rsid w:val="00DE1AA2"/>
    <w:rsid w:val="00DE3431"/>
    <w:rsid w:val="00DF05A1"/>
    <w:rsid w:val="00DF08BC"/>
    <w:rsid w:val="00DF1C3D"/>
    <w:rsid w:val="00DF43F6"/>
    <w:rsid w:val="00DF6638"/>
    <w:rsid w:val="00DF7616"/>
    <w:rsid w:val="00E03AAB"/>
    <w:rsid w:val="00E05190"/>
    <w:rsid w:val="00E12B92"/>
    <w:rsid w:val="00E16E65"/>
    <w:rsid w:val="00E21EB1"/>
    <w:rsid w:val="00E25CA9"/>
    <w:rsid w:val="00E27469"/>
    <w:rsid w:val="00E27EFC"/>
    <w:rsid w:val="00E31FD8"/>
    <w:rsid w:val="00E37E78"/>
    <w:rsid w:val="00E412F0"/>
    <w:rsid w:val="00E44B31"/>
    <w:rsid w:val="00E5047B"/>
    <w:rsid w:val="00E51695"/>
    <w:rsid w:val="00E51ABD"/>
    <w:rsid w:val="00E5233C"/>
    <w:rsid w:val="00E56509"/>
    <w:rsid w:val="00E64255"/>
    <w:rsid w:val="00E66207"/>
    <w:rsid w:val="00E66E0B"/>
    <w:rsid w:val="00E66EAE"/>
    <w:rsid w:val="00E70742"/>
    <w:rsid w:val="00E72109"/>
    <w:rsid w:val="00E75E18"/>
    <w:rsid w:val="00E8177D"/>
    <w:rsid w:val="00E845BB"/>
    <w:rsid w:val="00E942AA"/>
    <w:rsid w:val="00E96559"/>
    <w:rsid w:val="00EA771C"/>
    <w:rsid w:val="00EB0E59"/>
    <w:rsid w:val="00EB2B77"/>
    <w:rsid w:val="00EB4ED7"/>
    <w:rsid w:val="00EB52A5"/>
    <w:rsid w:val="00EB54C4"/>
    <w:rsid w:val="00EB5AB7"/>
    <w:rsid w:val="00EC14CC"/>
    <w:rsid w:val="00EC445E"/>
    <w:rsid w:val="00EC4C6E"/>
    <w:rsid w:val="00EC53FC"/>
    <w:rsid w:val="00ED04BB"/>
    <w:rsid w:val="00ED0E47"/>
    <w:rsid w:val="00ED153D"/>
    <w:rsid w:val="00ED2200"/>
    <w:rsid w:val="00ED305E"/>
    <w:rsid w:val="00EE18ED"/>
    <w:rsid w:val="00EE272B"/>
    <w:rsid w:val="00EE4F7E"/>
    <w:rsid w:val="00EF036F"/>
    <w:rsid w:val="00EF634D"/>
    <w:rsid w:val="00EF70D4"/>
    <w:rsid w:val="00F01C2A"/>
    <w:rsid w:val="00F04D6A"/>
    <w:rsid w:val="00F1360C"/>
    <w:rsid w:val="00F16717"/>
    <w:rsid w:val="00F1756D"/>
    <w:rsid w:val="00F17D53"/>
    <w:rsid w:val="00F232F3"/>
    <w:rsid w:val="00F23F82"/>
    <w:rsid w:val="00F24296"/>
    <w:rsid w:val="00F24C11"/>
    <w:rsid w:val="00F2550C"/>
    <w:rsid w:val="00F27B49"/>
    <w:rsid w:val="00F33D79"/>
    <w:rsid w:val="00F37AFB"/>
    <w:rsid w:val="00F45324"/>
    <w:rsid w:val="00F4684B"/>
    <w:rsid w:val="00F50D23"/>
    <w:rsid w:val="00F51BF4"/>
    <w:rsid w:val="00F60D0C"/>
    <w:rsid w:val="00F622EB"/>
    <w:rsid w:val="00F63626"/>
    <w:rsid w:val="00F73242"/>
    <w:rsid w:val="00F7732A"/>
    <w:rsid w:val="00F77730"/>
    <w:rsid w:val="00F83364"/>
    <w:rsid w:val="00F84385"/>
    <w:rsid w:val="00F87736"/>
    <w:rsid w:val="00F93A45"/>
    <w:rsid w:val="00F9419F"/>
    <w:rsid w:val="00F94741"/>
    <w:rsid w:val="00F97F79"/>
    <w:rsid w:val="00FA5476"/>
    <w:rsid w:val="00FB26FE"/>
    <w:rsid w:val="00FB2DB7"/>
    <w:rsid w:val="00FB3B72"/>
    <w:rsid w:val="00FB462F"/>
    <w:rsid w:val="00FB72D4"/>
    <w:rsid w:val="00FC53E2"/>
    <w:rsid w:val="00FD050B"/>
    <w:rsid w:val="00FE41E2"/>
    <w:rsid w:val="00FE5C63"/>
    <w:rsid w:val="00FF122F"/>
    <w:rsid w:val="00FF2218"/>
    <w:rsid w:val="00FF70A5"/>
    <w:rsid w:val="01572F42"/>
    <w:rsid w:val="015D704A"/>
    <w:rsid w:val="016A6360"/>
    <w:rsid w:val="016B7DD3"/>
    <w:rsid w:val="017B65FA"/>
    <w:rsid w:val="018E7819"/>
    <w:rsid w:val="01D61292"/>
    <w:rsid w:val="01F77248"/>
    <w:rsid w:val="01F81447"/>
    <w:rsid w:val="02382230"/>
    <w:rsid w:val="0250315A"/>
    <w:rsid w:val="02736B92"/>
    <w:rsid w:val="02CD5FA7"/>
    <w:rsid w:val="02F20765"/>
    <w:rsid w:val="03261EB9"/>
    <w:rsid w:val="0329503C"/>
    <w:rsid w:val="03312448"/>
    <w:rsid w:val="033433CD"/>
    <w:rsid w:val="038631D7"/>
    <w:rsid w:val="043A06FC"/>
    <w:rsid w:val="04602B3A"/>
    <w:rsid w:val="04862822"/>
    <w:rsid w:val="04C63B63"/>
    <w:rsid w:val="05002A44"/>
    <w:rsid w:val="051B326D"/>
    <w:rsid w:val="05222BF8"/>
    <w:rsid w:val="05603D62"/>
    <w:rsid w:val="05646EE5"/>
    <w:rsid w:val="057B6B0A"/>
    <w:rsid w:val="05B70EED"/>
    <w:rsid w:val="05D57DAC"/>
    <w:rsid w:val="0648625E"/>
    <w:rsid w:val="069D376A"/>
    <w:rsid w:val="069E11EB"/>
    <w:rsid w:val="06C248A3"/>
    <w:rsid w:val="06E80366"/>
    <w:rsid w:val="075C28A3"/>
    <w:rsid w:val="075E7FA4"/>
    <w:rsid w:val="076012A9"/>
    <w:rsid w:val="07691BB9"/>
    <w:rsid w:val="07BF4B46"/>
    <w:rsid w:val="07CC05D8"/>
    <w:rsid w:val="07E301FD"/>
    <w:rsid w:val="07F24F95"/>
    <w:rsid w:val="083E7612"/>
    <w:rsid w:val="085A6F43"/>
    <w:rsid w:val="086552D4"/>
    <w:rsid w:val="08716B68"/>
    <w:rsid w:val="08A076B7"/>
    <w:rsid w:val="08AE69CD"/>
    <w:rsid w:val="08C21DEA"/>
    <w:rsid w:val="08CE1480"/>
    <w:rsid w:val="08EB0A30"/>
    <w:rsid w:val="090B34E3"/>
    <w:rsid w:val="090D69E6"/>
    <w:rsid w:val="09157676"/>
    <w:rsid w:val="097E3822"/>
    <w:rsid w:val="09810F23"/>
    <w:rsid w:val="098E3ABC"/>
    <w:rsid w:val="09BA5C05"/>
    <w:rsid w:val="09C30A93"/>
    <w:rsid w:val="0A4C5174"/>
    <w:rsid w:val="0AE80876"/>
    <w:rsid w:val="0AFD1714"/>
    <w:rsid w:val="0B0E19AF"/>
    <w:rsid w:val="0B410F04"/>
    <w:rsid w:val="0B4C2B18"/>
    <w:rsid w:val="0B6A42C7"/>
    <w:rsid w:val="0B765B5B"/>
    <w:rsid w:val="0B8B47FB"/>
    <w:rsid w:val="0BA81BAD"/>
    <w:rsid w:val="0BB50EC3"/>
    <w:rsid w:val="0BCF786E"/>
    <w:rsid w:val="0C286ADE"/>
    <w:rsid w:val="0C441A2C"/>
    <w:rsid w:val="0C522046"/>
    <w:rsid w:val="0C6557E4"/>
    <w:rsid w:val="0C815114"/>
    <w:rsid w:val="0D06536D"/>
    <w:rsid w:val="0D2B64A6"/>
    <w:rsid w:val="0D5166E6"/>
    <w:rsid w:val="0D811433"/>
    <w:rsid w:val="0E2941CB"/>
    <w:rsid w:val="0E3521DC"/>
    <w:rsid w:val="0E413A70"/>
    <w:rsid w:val="0E475979"/>
    <w:rsid w:val="0E4946FF"/>
    <w:rsid w:val="0E6F10BC"/>
    <w:rsid w:val="0E80265B"/>
    <w:rsid w:val="0EDD16F0"/>
    <w:rsid w:val="0EE15B77"/>
    <w:rsid w:val="0F0F53C2"/>
    <w:rsid w:val="0F5500B5"/>
    <w:rsid w:val="0F6D575B"/>
    <w:rsid w:val="0F745AA6"/>
    <w:rsid w:val="0F8F3712"/>
    <w:rsid w:val="0FBD2063"/>
    <w:rsid w:val="0FC419ED"/>
    <w:rsid w:val="10480942"/>
    <w:rsid w:val="10526CD3"/>
    <w:rsid w:val="10973F44"/>
    <w:rsid w:val="10B10371"/>
    <w:rsid w:val="10EB1450"/>
    <w:rsid w:val="11604C92"/>
    <w:rsid w:val="118925D3"/>
    <w:rsid w:val="118F66DA"/>
    <w:rsid w:val="11B4471C"/>
    <w:rsid w:val="121E2AC6"/>
    <w:rsid w:val="12413F80"/>
    <w:rsid w:val="124C5B94"/>
    <w:rsid w:val="127E7668"/>
    <w:rsid w:val="12D46D72"/>
    <w:rsid w:val="12E96D17"/>
    <w:rsid w:val="12EA4799"/>
    <w:rsid w:val="12EB221A"/>
    <w:rsid w:val="13116BD7"/>
    <w:rsid w:val="1333260E"/>
    <w:rsid w:val="1347382D"/>
    <w:rsid w:val="1350413D"/>
    <w:rsid w:val="1382238D"/>
    <w:rsid w:val="13876815"/>
    <w:rsid w:val="13BF5A76"/>
    <w:rsid w:val="140E1078"/>
    <w:rsid w:val="14216A14"/>
    <w:rsid w:val="148257B3"/>
    <w:rsid w:val="149C415F"/>
    <w:rsid w:val="14E55858"/>
    <w:rsid w:val="14E70D5B"/>
    <w:rsid w:val="15842DD8"/>
    <w:rsid w:val="15907EEF"/>
    <w:rsid w:val="15B25EA5"/>
    <w:rsid w:val="16201D5D"/>
    <w:rsid w:val="162177DE"/>
    <w:rsid w:val="16437993"/>
    <w:rsid w:val="16476399"/>
    <w:rsid w:val="167C0DF1"/>
    <w:rsid w:val="16822CFB"/>
    <w:rsid w:val="1682657E"/>
    <w:rsid w:val="1683077C"/>
    <w:rsid w:val="16895F09"/>
    <w:rsid w:val="168D490F"/>
    <w:rsid w:val="16B02545"/>
    <w:rsid w:val="16B953D3"/>
    <w:rsid w:val="16C90EF1"/>
    <w:rsid w:val="16F5303A"/>
    <w:rsid w:val="174F49CD"/>
    <w:rsid w:val="18297BB3"/>
    <w:rsid w:val="182C0B38"/>
    <w:rsid w:val="18477163"/>
    <w:rsid w:val="18584E7F"/>
    <w:rsid w:val="1876442F"/>
    <w:rsid w:val="18D36D47"/>
    <w:rsid w:val="18E0605D"/>
    <w:rsid w:val="1905081B"/>
    <w:rsid w:val="192F165F"/>
    <w:rsid w:val="19391F6F"/>
    <w:rsid w:val="196B3A43"/>
    <w:rsid w:val="197752D7"/>
    <w:rsid w:val="1986426C"/>
    <w:rsid w:val="19B802BF"/>
    <w:rsid w:val="19BD4746"/>
    <w:rsid w:val="19C31ED3"/>
    <w:rsid w:val="19D011E9"/>
    <w:rsid w:val="1A15645A"/>
    <w:rsid w:val="1A1928E2"/>
    <w:rsid w:val="1A314CD7"/>
    <w:rsid w:val="1A9B1BB6"/>
    <w:rsid w:val="1AAE7552"/>
    <w:rsid w:val="1AD53A66"/>
    <w:rsid w:val="1AE37DAC"/>
    <w:rsid w:val="1AF347C3"/>
    <w:rsid w:val="1B11129D"/>
    <w:rsid w:val="1B192484"/>
    <w:rsid w:val="1B2D36A3"/>
    <w:rsid w:val="1B400146"/>
    <w:rsid w:val="1B996256"/>
    <w:rsid w:val="1BC23B97"/>
    <w:rsid w:val="1C0A3092"/>
    <w:rsid w:val="1C3309D3"/>
    <w:rsid w:val="1C5C3D95"/>
    <w:rsid w:val="1C6A30AB"/>
    <w:rsid w:val="1C9673F2"/>
    <w:rsid w:val="1CE871FD"/>
    <w:rsid w:val="1D2A56E8"/>
    <w:rsid w:val="1D5020A4"/>
    <w:rsid w:val="1D7B41ED"/>
    <w:rsid w:val="1D954D97"/>
    <w:rsid w:val="1E112162"/>
    <w:rsid w:val="1E1B2A71"/>
    <w:rsid w:val="1E29560A"/>
    <w:rsid w:val="1E302A17"/>
    <w:rsid w:val="1E53644F"/>
    <w:rsid w:val="1E5F2261"/>
    <w:rsid w:val="1E742207"/>
    <w:rsid w:val="1E7A630E"/>
    <w:rsid w:val="1E9D1D46"/>
    <w:rsid w:val="1EA57152"/>
    <w:rsid w:val="1EC91910"/>
    <w:rsid w:val="1ED20022"/>
    <w:rsid w:val="1EE47F3C"/>
    <w:rsid w:val="1F5472F6"/>
    <w:rsid w:val="1F62660C"/>
    <w:rsid w:val="1FA90F7F"/>
    <w:rsid w:val="1FBE0F24"/>
    <w:rsid w:val="1FE55560"/>
    <w:rsid w:val="1FE842E7"/>
    <w:rsid w:val="20022912"/>
    <w:rsid w:val="201209AE"/>
    <w:rsid w:val="201B5A3A"/>
    <w:rsid w:val="20330EE3"/>
    <w:rsid w:val="2046687E"/>
    <w:rsid w:val="204F718E"/>
    <w:rsid w:val="20546E99"/>
    <w:rsid w:val="20DB25F5"/>
    <w:rsid w:val="21197EDC"/>
    <w:rsid w:val="214210A0"/>
    <w:rsid w:val="214A06AB"/>
    <w:rsid w:val="21BE2BE8"/>
    <w:rsid w:val="21F35640"/>
    <w:rsid w:val="220D1A6D"/>
    <w:rsid w:val="22214E8B"/>
    <w:rsid w:val="222E41A0"/>
    <w:rsid w:val="224750CA"/>
    <w:rsid w:val="224F46D5"/>
    <w:rsid w:val="22A3415F"/>
    <w:rsid w:val="22D94639"/>
    <w:rsid w:val="22E6394F"/>
    <w:rsid w:val="237544B8"/>
    <w:rsid w:val="238237CD"/>
    <w:rsid w:val="23A11E84"/>
    <w:rsid w:val="23D51059"/>
    <w:rsid w:val="23E869F5"/>
    <w:rsid w:val="23EA577B"/>
    <w:rsid w:val="241F2752"/>
    <w:rsid w:val="24585DAF"/>
    <w:rsid w:val="24780862"/>
    <w:rsid w:val="248136F0"/>
    <w:rsid w:val="24880AFD"/>
    <w:rsid w:val="249B7B1D"/>
    <w:rsid w:val="24AC5839"/>
    <w:rsid w:val="24EB531E"/>
    <w:rsid w:val="24F72435"/>
    <w:rsid w:val="251364E2"/>
    <w:rsid w:val="25267701"/>
    <w:rsid w:val="25354498"/>
    <w:rsid w:val="25CD5911"/>
    <w:rsid w:val="25E023B3"/>
    <w:rsid w:val="263343BB"/>
    <w:rsid w:val="267351A5"/>
    <w:rsid w:val="27027F0C"/>
    <w:rsid w:val="270D629D"/>
    <w:rsid w:val="272F7AD6"/>
    <w:rsid w:val="27865F67"/>
    <w:rsid w:val="279A2A09"/>
    <w:rsid w:val="27F5401C"/>
    <w:rsid w:val="28626BCE"/>
    <w:rsid w:val="28913E9A"/>
    <w:rsid w:val="28971627"/>
    <w:rsid w:val="28C049EA"/>
    <w:rsid w:val="28D87E92"/>
    <w:rsid w:val="29423CBE"/>
    <w:rsid w:val="29521D5A"/>
    <w:rsid w:val="299D30D3"/>
    <w:rsid w:val="29B97180"/>
    <w:rsid w:val="2A0F5990"/>
    <w:rsid w:val="2A193D21"/>
    <w:rsid w:val="2A326E4A"/>
    <w:rsid w:val="2A8D625F"/>
    <w:rsid w:val="2A9B2FF6"/>
    <w:rsid w:val="2A9B7773"/>
    <w:rsid w:val="2AB3069D"/>
    <w:rsid w:val="2AF00502"/>
    <w:rsid w:val="2B0748A3"/>
    <w:rsid w:val="2B210CD1"/>
    <w:rsid w:val="2B5833A9"/>
    <w:rsid w:val="2B5A68AC"/>
    <w:rsid w:val="2B644C3D"/>
    <w:rsid w:val="2B7938DE"/>
    <w:rsid w:val="2BE04587"/>
    <w:rsid w:val="2BE54292"/>
    <w:rsid w:val="2BFB6435"/>
    <w:rsid w:val="2C2D7F09"/>
    <w:rsid w:val="2C9D01BD"/>
    <w:rsid w:val="2CB97AED"/>
    <w:rsid w:val="2CDF57AE"/>
    <w:rsid w:val="2D3816C0"/>
    <w:rsid w:val="2D4A4E5E"/>
    <w:rsid w:val="2D660F0B"/>
    <w:rsid w:val="2D7846A8"/>
    <w:rsid w:val="2D7C30AE"/>
    <w:rsid w:val="2D9F6AE6"/>
    <w:rsid w:val="2DC81EA9"/>
    <w:rsid w:val="2DFA397D"/>
    <w:rsid w:val="2E722D90"/>
    <w:rsid w:val="2E770D48"/>
    <w:rsid w:val="2EA42B11"/>
    <w:rsid w:val="2F616747"/>
    <w:rsid w:val="2F7047E3"/>
    <w:rsid w:val="2F9E5549"/>
    <w:rsid w:val="2F9F78B1"/>
    <w:rsid w:val="2FB3074F"/>
    <w:rsid w:val="2FBE2364"/>
    <w:rsid w:val="2FCE6D7B"/>
    <w:rsid w:val="2FD51F89"/>
    <w:rsid w:val="2FFA0EC4"/>
    <w:rsid w:val="30241D08"/>
    <w:rsid w:val="30316E1F"/>
    <w:rsid w:val="30806B9E"/>
    <w:rsid w:val="30933641"/>
    <w:rsid w:val="309E19D2"/>
    <w:rsid w:val="30EA404F"/>
    <w:rsid w:val="316D0DA5"/>
    <w:rsid w:val="31FD4E11"/>
    <w:rsid w:val="320D2EAD"/>
    <w:rsid w:val="32354F6B"/>
    <w:rsid w:val="324032FC"/>
    <w:rsid w:val="32445586"/>
    <w:rsid w:val="328949F5"/>
    <w:rsid w:val="329A2711"/>
    <w:rsid w:val="32A1209C"/>
    <w:rsid w:val="32A66524"/>
    <w:rsid w:val="32B62041"/>
    <w:rsid w:val="32E20907"/>
    <w:rsid w:val="33521EC0"/>
    <w:rsid w:val="33922CA9"/>
    <w:rsid w:val="33B9096A"/>
    <w:rsid w:val="33E00D4C"/>
    <w:rsid w:val="34083F6D"/>
    <w:rsid w:val="34527864"/>
    <w:rsid w:val="345D1478"/>
    <w:rsid w:val="34984755"/>
    <w:rsid w:val="35312755"/>
    <w:rsid w:val="35316ED2"/>
    <w:rsid w:val="355A2295"/>
    <w:rsid w:val="355C3599"/>
    <w:rsid w:val="35BB35B3"/>
    <w:rsid w:val="35C10D3F"/>
    <w:rsid w:val="35DB18E9"/>
    <w:rsid w:val="36124981"/>
    <w:rsid w:val="362F3572"/>
    <w:rsid w:val="363F160E"/>
    <w:rsid w:val="36430014"/>
    <w:rsid w:val="369A2C21"/>
    <w:rsid w:val="36B10648"/>
    <w:rsid w:val="36E3431A"/>
    <w:rsid w:val="37134E69"/>
    <w:rsid w:val="37820449"/>
    <w:rsid w:val="379B6047"/>
    <w:rsid w:val="37A80BE0"/>
    <w:rsid w:val="37D474A6"/>
    <w:rsid w:val="37FD2868"/>
    <w:rsid w:val="38650F93"/>
    <w:rsid w:val="38961762"/>
    <w:rsid w:val="389C366B"/>
    <w:rsid w:val="38A20DF8"/>
    <w:rsid w:val="38AE268C"/>
    <w:rsid w:val="38D5034D"/>
    <w:rsid w:val="38E11BE1"/>
    <w:rsid w:val="38E1635E"/>
    <w:rsid w:val="38F165F8"/>
    <w:rsid w:val="39010E11"/>
    <w:rsid w:val="39037B98"/>
    <w:rsid w:val="39386D6D"/>
    <w:rsid w:val="393B3575"/>
    <w:rsid w:val="3969753C"/>
    <w:rsid w:val="3A2434F2"/>
    <w:rsid w:val="3A5F7E54"/>
    <w:rsid w:val="3A8E189D"/>
    <w:rsid w:val="3AE3262C"/>
    <w:rsid w:val="3B0E0EF1"/>
    <w:rsid w:val="3B1C5C89"/>
    <w:rsid w:val="3B2A4F9E"/>
    <w:rsid w:val="3B491FD0"/>
    <w:rsid w:val="3B541666"/>
    <w:rsid w:val="3BFF627B"/>
    <w:rsid w:val="3C6C46B1"/>
    <w:rsid w:val="3C75173D"/>
    <w:rsid w:val="3CBC1EB2"/>
    <w:rsid w:val="3CC86FC9"/>
    <w:rsid w:val="3CD47558"/>
    <w:rsid w:val="3CD62A5B"/>
    <w:rsid w:val="3D232B5B"/>
    <w:rsid w:val="3D243E5F"/>
    <w:rsid w:val="3DBC52D8"/>
    <w:rsid w:val="3DFA733B"/>
    <w:rsid w:val="3E145966"/>
    <w:rsid w:val="3E557A55"/>
    <w:rsid w:val="3EAD2662"/>
    <w:rsid w:val="3EC30088"/>
    <w:rsid w:val="3ED2701E"/>
    <w:rsid w:val="3F0874F8"/>
    <w:rsid w:val="3F1F425A"/>
    <w:rsid w:val="3F2C09B1"/>
    <w:rsid w:val="3F4D6968"/>
    <w:rsid w:val="3F59277A"/>
    <w:rsid w:val="3F65400E"/>
    <w:rsid w:val="3F9B6A67"/>
    <w:rsid w:val="3FB60916"/>
    <w:rsid w:val="3FCD4CB7"/>
    <w:rsid w:val="402A5051"/>
    <w:rsid w:val="403A30ED"/>
    <w:rsid w:val="403D159C"/>
    <w:rsid w:val="40536215"/>
    <w:rsid w:val="405E2028"/>
    <w:rsid w:val="407D28DD"/>
    <w:rsid w:val="40CB4BDA"/>
    <w:rsid w:val="40CC265C"/>
    <w:rsid w:val="41003DB0"/>
    <w:rsid w:val="4141261B"/>
    <w:rsid w:val="41462326"/>
    <w:rsid w:val="41520337"/>
    <w:rsid w:val="4191369F"/>
    <w:rsid w:val="419B52B3"/>
    <w:rsid w:val="41B75ADD"/>
    <w:rsid w:val="42087E65"/>
    <w:rsid w:val="422C131F"/>
    <w:rsid w:val="42325426"/>
    <w:rsid w:val="42760499"/>
    <w:rsid w:val="427B109E"/>
    <w:rsid w:val="427B6B1F"/>
    <w:rsid w:val="427E7AA4"/>
    <w:rsid w:val="429B15D2"/>
    <w:rsid w:val="42BC318C"/>
    <w:rsid w:val="42F02361"/>
    <w:rsid w:val="432263B4"/>
    <w:rsid w:val="432C4745"/>
    <w:rsid w:val="433078C8"/>
    <w:rsid w:val="434E48F9"/>
    <w:rsid w:val="4389125B"/>
    <w:rsid w:val="43F026AF"/>
    <w:rsid w:val="43F809F6"/>
    <w:rsid w:val="44054428"/>
    <w:rsid w:val="440D31D0"/>
    <w:rsid w:val="44146C41"/>
    <w:rsid w:val="44531FA9"/>
    <w:rsid w:val="44770EE3"/>
    <w:rsid w:val="447830E2"/>
    <w:rsid w:val="448B4301"/>
    <w:rsid w:val="44CC63EF"/>
    <w:rsid w:val="44E1728E"/>
    <w:rsid w:val="450155C4"/>
    <w:rsid w:val="45520847"/>
    <w:rsid w:val="45585FD3"/>
    <w:rsid w:val="45642F31"/>
    <w:rsid w:val="457A3F89"/>
    <w:rsid w:val="458845A4"/>
    <w:rsid w:val="459270B2"/>
    <w:rsid w:val="459425B5"/>
    <w:rsid w:val="45AE0F60"/>
    <w:rsid w:val="45C45302"/>
    <w:rsid w:val="45D50E20"/>
    <w:rsid w:val="46005AA0"/>
    <w:rsid w:val="462E6F30"/>
    <w:rsid w:val="465316EE"/>
    <w:rsid w:val="46765126"/>
    <w:rsid w:val="471901B2"/>
    <w:rsid w:val="475A0C1C"/>
    <w:rsid w:val="475F0927"/>
    <w:rsid w:val="47602B25"/>
    <w:rsid w:val="47A07192"/>
    <w:rsid w:val="47C44006"/>
    <w:rsid w:val="47E54182"/>
    <w:rsid w:val="47F33399"/>
    <w:rsid w:val="481203CA"/>
    <w:rsid w:val="481C455D"/>
    <w:rsid w:val="484A762B"/>
    <w:rsid w:val="48570EBF"/>
    <w:rsid w:val="48605F4B"/>
    <w:rsid w:val="48AF154D"/>
    <w:rsid w:val="48B459D5"/>
    <w:rsid w:val="48BF75E9"/>
    <w:rsid w:val="48E94BAA"/>
    <w:rsid w:val="49493CCA"/>
    <w:rsid w:val="49611371"/>
    <w:rsid w:val="49ED7396"/>
    <w:rsid w:val="4A2D19BE"/>
    <w:rsid w:val="4A603492"/>
    <w:rsid w:val="4A70372C"/>
    <w:rsid w:val="4ADB665F"/>
    <w:rsid w:val="4AF10803"/>
    <w:rsid w:val="4B80136B"/>
    <w:rsid w:val="4B8557F3"/>
    <w:rsid w:val="4BA076A2"/>
    <w:rsid w:val="4BAE0BB6"/>
    <w:rsid w:val="4C1E7F70"/>
    <w:rsid w:val="4C2D6F06"/>
    <w:rsid w:val="4C365617"/>
    <w:rsid w:val="4C5713CF"/>
    <w:rsid w:val="4C5835CD"/>
    <w:rsid w:val="4C7279FA"/>
    <w:rsid w:val="4CC22C7C"/>
    <w:rsid w:val="4CDA0323"/>
    <w:rsid w:val="4CE17CAE"/>
    <w:rsid w:val="4CE64136"/>
    <w:rsid w:val="4D0B68F4"/>
    <w:rsid w:val="4D796F28"/>
    <w:rsid w:val="4DC360A2"/>
    <w:rsid w:val="4DF542F3"/>
    <w:rsid w:val="4E4243F2"/>
    <w:rsid w:val="4E873862"/>
    <w:rsid w:val="4EC7464B"/>
    <w:rsid w:val="4F1A6654"/>
    <w:rsid w:val="4F275969"/>
    <w:rsid w:val="4F4F5829"/>
    <w:rsid w:val="4F7440DD"/>
    <w:rsid w:val="4FAE4949"/>
    <w:rsid w:val="501A1A7A"/>
    <w:rsid w:val="50396AAB"/>
    <w:rsid w:val="504F0C4F"/>
    <w:rsid w:val="50891D2D"/>
    <w:rsid w:val="50B22EF2"/>
    <w:rsid w:val="50C90919"/>
    <w:rsid w:val="50EB4351"/>
    <w:rsid w:val="50EF74D3"/>
    <w:rsid w:val="51203526"/>
    <w:rsid w:val="51276734"/>
    <w:rsid w:val="512841B5"/>
    <w:rsid w:val="51463765"/>
    <w:rsid w:val="51D058C8"/>
    <w:rsid w:val="51D82CD4"/>
    <w:rsid w:val="51F46D81"/>
    <w:rsid w:val="51FC418E"/>
    <w:rsid w:val="52077FA0"/>
    <w:rsid w:val="52221E4F"/>
    <w:rsid w:val="530D52D0"/>
    <w:rsid w:val="532A2681"/>
    <w:rsid w:val="5333550F"/>
    <w:rsid w:val="536E65EE"/>
    <w:rsid w:val="5376147C"/>
    <w:rsid w:val="53871716"/>
    <w:rsid w:val="53DF342A"/>
    <w:rsid w:val="54155B02"/>
    <w:rsid w:val="54497256"/>
    <w:rsid w:val="548670BA"/>
    <w:rsid w:val="548712B9"/>
    <w:rsid w:val="548B5741"/>
    <w:rsid w:val="549C125E"/>
    <w:rsid w:val="54DE7749"/>
    <w:rsid w:val="552349BA"/>
    <w:rsid w:val="55334C55"/>
    <w:rsid w:val="55463C75"/>
    <w:rsid w:val="55502006"/>
    <w:rsid w:val="555C5E19"/>
    <w:rsid w:val="55976BE6"/>
    <w:rsid w:val="55B442A9"/>
    <w:rsid w:val="55C022BA"/>
    <w:rsid w:val="55F0088B"/>
    <w:rsid w:val="564E44A8"/>
    <w:rsid w:val="56556031"/>
    <w:rsid w:val="569C67A5"/>
    <w:rsid w:val="56C169E5"/>
    <w:rsid w:val="56C36665"/>
    <w:rsid w:val="56ED74A9"/>
    <w:rsid w:val="57304A9B"/>
    <w:rsid w:val="57967CC2"/>
    <w:rsid w:val="579F2B50"/>
    <w:rsid w:val="58144D0D"/>
    <w:rsid w:val="581D7B9B"/>
    <w:rsid w:val="58366547"/>
    <w:rsid w:val="58487AE6"/>
    <w:rsid w:val="585E1C89"/>
    <w:rsid w:val="586A7C9A"/>
    <w:rsid w:val="587305AA"/>
    <w:rsid w:val="58753AAD"/>
    <w:rsid w:val="58BA0D1E"/>
    <w:rsid w:val="592B22D7"/>
    <w:rsid w:val="594C608F"/>
    <w:rsid w:val="59A96428"/>
    <w:rsid w:val="59B966C3"/>
    <w:rsid w:val="59EC2395"/>
    <w:rsid w:val="59FC0431"/>
    <w:rsid w:val="5A7B6781"/>
    <w:rsid w:val="5A7C097F"/>
    <w:rsid w:val="5AAA72D0"/>
    <w:rsid w:val="5AC01473"/>
    <w:rsid w:val="5AC70DFE"/>
    <w:rsid w:val="5ACF620B"/>
    <w:rsid w:val="5AD34C11"/>
    <w:rsid w:val="5AE4292D"/>
    <w:rsid w:val="5AFC7FD4"/>
    <w:rsid w:val="5B1F3A0B"/>
    <w:rsid w:val="5B3D683F"/>
    <w:rsid w:val="5B5A5DEF"/>
    <w:rsid w:val="5B9D42DA"/>
    <w:rsid w:val="5BD91F40"/>
    <w:rsid w:val="5C1E5B2C"/>
    <w:rsid w:val="5C4C0BFA"/>
    <w:rsid w:val="5C515082"/>
    <w:rsid w:val="5C87555C"/>
    <w:rsid w:val="5CDF39EC"/>
    <w:rsid w:val="5D261BE2"/>
    <w:rsid w:val="5D7C4B6F"/>
    <w:rsid w:val="5D8366F8"/>
    <w:rsid w:val="5DEA73A2"/>
    <w:rsid w:val="5DF70C36"/>
    <w:rsid w:val="5E0A56D8"/>
    <w:rsid w:val="5E590CDA"/>
    <w:rsid w:val="5E6202E5"/>
    <w:rsid w:val="5E774A07"/>
    <w:rsid w:val="5E7D6910"/>
    <w:rsid w:val="5EA558D6"/>
    <w:rsid w:val="5EB67D6F"/>
    <w:rsid w:val="5F0D61FF"/>
    <w:rsid w:val="5F3F4450"/>
    <w:rsid w:val="5F6E751E"/>
    <w:rsid w:val="5FA72B7B"/>
    <w:rsid w:val="5FDD3055"/>
    <w:rsid w:val="5FE34F5E"/>
    <w:rsid w:val="5FE813E6"/>
    <w:rsid w:val="604265FC"/>
    <w:rsid w:val="60642034"/>
    <w:rsid w:val="607E2BDE"/>
    <w:rsid w:val="608C1EF4"/>
    <w:rsid w:val="60B62D38"/>
    <w:rsid w:val="60D300EA"/>
    <w:rsid w:val="611A2A5C"/>
    <w:rsid w:val="61351088"/>
    <w:rsid w:val="614D1FB2"/>
    <w:rsid w:val="614F54B5"/>
    <w:rsid w:val="615D47CA"/>
    <w:rsid w:val="61857F0D"/>
    <w:rsid w:val="621E4888"/>
    <w:rsid w:val="62367D31"/>
    <w:rsid w:val="623A6737"/>
    <w:rsid w:val="624834CE"/>
    <w:rsid w:val="62502AD9"/>
    <w:rsid w:val="626052F2"/>
    <w:rsid w:val="6278621C"/>
    <w:rsid w:val="62872FB3"/>
    <w:rsid w:val="62A86D6B"/>
    <w:rsid w:val="63033C02"/>
    <w:rsid w:val="6333694F"/>
    <w:rsid w:val="63436BE9"/>
    <w:rsid w:val="63C274B8"/>
    <w:rsid w:val="64112ABA"/>
    <w:rsid w:val="646E75D0"/>
    <w:rsid w:val="649C269E"/>
    <w:rsid w:val="64A81D34"/>
    <w:rsid w:val="64DD0F09"/>
    <w:rsid w:val="650236C7"/>
    <w:rsid w:val="650D74DA"/>
    <w:rsid w:val="651A0D6E"/>
    <w:rsid w:val="651F2C77"/>
    <w:rsid w:val="65490238"/>
    <w:rsid w:val="65AF3460"/>
    <w:rsid w:val="65E207B7"/>
    <w:rsid w:val="65EF4249"/>
    <w:rsid w:val="66385942"/>
    <w:rsid w:val="66510A6B"/>
    <w:rsid w:val="66686491"/>
    <w:rsid w:val="668A1EC9"/>
    <w:rsid w:val="669811DF"/>
    <w:rsid w:val="66B06886"/>
    <w:rsid w:val="66CA2CB3"/>
    <w:rsid w:val="66CD03B4"/>
    <w:rsid w:val="67141E2D"/>
    <w:rsid w:val="672D16D2"/>
    <w:rsid w:val="672D4F56"/>
    <w:rsid w:val="67336E5F"/>
    <w:rsid w:val="67585D9A"/>
    <w:rsid w:val="676663B4"/>
    <w:rsid w:val="67726944"/>
    <w:rsid w:val="67945BFF"/>
    <w:rsid w:val="679F3F90"/>
    <w:rsid w:val="67DE14F6"/>
    <w:rsid w:val="680D67C2"/>
    <w:rsid w:val="68347D07"/>
    <w:rsid w:val="683C1890"/>
    <w:rsid w:val="68A66D41"/>
    <w:rsid w:val="691A347C"/>
    <w:rsid w:val="69891532"/>
    <w:rsid w:val="6A8739D3"/>
    <w:rsid w:val="6AF51A88"/>
    <w:rsid w:val="6B0A3FAC"/>
    <w:rsid w:val="6B262257"/>
    <w:rsid w:val="6B3F5380"/>
    <w:rsid w:val="6B7A7AE3"/>
    <w:rsid w:val="6BA73AAA"/>
    <w:rsid w:val="6BE85B99"/>
    <w:rsid w:val="6C1B186B"/>
    <w:rsid w:val="6C311810"/>
    <w:rsid w:val="6C37119B"/>
    <w:rsid w:val="6C4C203A"/>
    <w:rsid w:val="6CAB7E55"/>
    <w:rsid w:val="6CC46801"/>
    <w:rsid w:val="6CFD43DC"/>
    <w:rsid w:val="6D1C6E8F"/>
    <w:rsid w:val="6D282CA2"/>
    <w:rsid w:val="6D394241"/>
    <w:rsid w:val="6D4270CF"/>
    <w:rsid w:val="6D503E66"/>
    <w:rsid w:val="6D527369"/>
    <w:rsid w:val="6D617984"/>
    <w:rsid w:val="6E231C40"/>
    <w:rsid w:val="6E2476C2"/>
    <w:rsid w:val="6E3F5CED"/>
    <w:rsid w:val="6E540211"/>
    <w:rsid w:val="6EAB66A1"/>
    <w:rsid w:val="6EC05342"/>
    <w:rsid w:val="6F245066"/>
    <w:rsid w:val="6F416B95"/>
    <w:rsid w:val="6F460A9E"/>
    <w:rsid w:val="6FC6486F"/>
    <w:rsid w:val="6FCB457A"/>
    <w:rsid w:val="6FD23F05"/>
    <w:rsid w:val="70092D5A"/>
    <w:rsid w:val="70213C84"/>
    <w:rsid w:val="702F0A1B"/>
    <w:rsid w:val="70EC4652"/>
    <w:rsid w:val="71367F49"/>
    <w:rsid w:val="71450563"/>
    <w:rsid w:val="71661FB4"/>
    <w:rsid w:val="717026AC"/>
    <w:rsid w:val="717C2C3C"/>
    <w:rsid w:val="719C0F72"/>
    <w:rsid w:val="71E6486A"/>
    <w:rsid w:val="7204769D"/>
    <w:rsid w:val="721553B9"/>
    <w:rsid w:val="724A7E11"/>
    <w:rsid w:val="72F737AD"/>
    <w:rsid w:val="736A2467"/>
    <w:rsid w:val="73730B78"/>
    <w:rsid w:val="73815910"/>
    <w:rsid w:val="73CB3DA7"/>
    <w:rsid w:val="73FC77D8"/>
    <w:rsid w:val="746A588D"/>
    <w:rsid w:val="74C5141F"/>
    <w:rsid w:val="74DD2349"/>
    <w:rsid w:val="753D7DE4"/>
    <w:rsid w:val="755B2C17"/>
    <w:rsid w:val="7585185D"/>
    <w:rsid w:val="75853A5B"/>
    <w:rsid w:val="758D46EB"/>
    <w:rsid w:val="759252EF"/>
    <w:rsid w:val="75A5650E"/>
    <w:rsid w:val="766A2DD4"/>
    <w:rsid w:val="767955ED"/>
    <w:rsid w:val="767C6572"/>
    <w:rsid w:val="76C05D62"/>
    <w:rsid w:val="76CE2AF9"/>
    <w:rsid w:val="76F73CBD"/>
    <w:rsid w:val="76F8173F"/>
    <w:rsid w:val="7728448C"/>
    <w:rsid w:val="77AC6C64"/>
    <w:rsid w:val="77C05904"/>
    <w:rsid w:val="782E39BA"/>
    <w:rsid w:val="78687017"/>
    <w:rsid w:val="78694A98"/>
    <w:rsid w:val="789B436E"/>
    <w:rsid w:val="78C728B3"/>
    <w:rsid w:val="796075AF"/>
    <w:rsid w:val="79936B04"/>
    <w:rsid w:val="799F4B15"/>
    <w:rsid w:val="79AB41AB"/>
    <w:rsid w:val="79BA69C4"/>
    <w:rsid w:val="79C6605A"/>
    <w:rsid w:val="79D10B67"/>
    <w:rsid w:val="79D143EB"/>
    <w:rsid w:val="79F842AA"/>
    <w:rsid w:val="7A1712DC"/>
    <w:rsid w:val="7A4D17B6"/>
    <w:rsid w:val="7A695863"/>
    <w:rsid w:val="7A6A1003"/>
    <w:rsid w:val="7AA74294"/>
    <w:rsid w:val="7AB77B60"/>
    <w:rsid w:val="7ACD5587"/>
    <w:rsid w:val="7B652283"/>
    <w:rsid w:val="7BC55B1F"/>
    <w:rsid w:val="7BE2184C"/>
    <w:rsid w:val="7BF3536A"/>
    <w:rsid w:val="7BF5086D"/>
    <w:rsid w:val="7BFA6EF3"/>
    <w:rsid w:val="7BFF337A"/>
    <w:rsid w:val="7C353855"/>
    <w:rsid w:val="7C532E05"/>
    <w:rsid w:val="7C5E1196"/>
    <w:rsid w:val="7CA02F04"/>
    <w:rsid w:val="7CA5738C"/>
    <w:rsid w:val="7CB72B29"/>
    <w:rsid w:val="7CD32459"/>
    <w:rsid w:val="7CEA207E"/>
    <w:rsid w:val="7CFC361E"/>
    <w:rsid w:val="7D002024"/>
    <w:rsid w:val="7D0564AB"/>
    <w:rsid w:val="7D5052A6"/>
    <w:rsid w:val="7D5671AF"/>
    <w:rsid w:val="7D8A0903"/>
    <w:rsid w:val="7D9C1EA2"/>
    <w:rsid w:val="7DA60233"/>
    <w:rsid w:val="7DB44CC4"/>
    <w:rsid w:val="7DD2457A"/>
    <w:rsid w:val="7DF76D39"/>
    <w:rsid w:val="7E35461F"/>
    <w:rsid w:val="7E6B59F3"/>
    <w:rsid w:val="7E9A6542"/>
    <w:rsid w:val="7EA34C53"/>
    <w:rsid w:val="7EAB425E"/>
    <w:rsid w:val="7EB625EF"/>
    <w:rsid w:val="7EB81375"/>
    <w:rsid w:val="7ED918AA"/>
    <w:rsid w:val="7EE60BBF"/>
    <w:rsid w:val="7F13078A"/>
    <w:rsid w:val="7F1A5B96"/>
    <w:rsid w:val="7F1E713D"/>
    <w:rsid w:val="7F32323D"/>
    <w:rsid w:val="7F862CC7"/>
    <w:rsid w:val="7FAC7684"/>
    <w:rsid w:val="7FC0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C4DE5A9D-AA49-41C6-A51E-561B03EB2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iPriority="99" w:unhideWhenUsed="1"/>
    <w:lsdException w:name="HTML Code" w:uiPriority="99" w:unhideWhenUsed="1"/>
    <w:lsdException w:name="HTML Definition" w:uiPriority="99" w:unhideWhenUsed="1"/>
    <w:lsdException w:name="HTML Keyboard" w:uiPriority="99" w:unhideWhenUsed="1"/>
    <w:lsdException w:name="HTML Preformatted" w:semiHidden="1" w:unhideWhenUsed="1"/>
    <w:lsdException w:name="HTML Sample" w:uiPriority="99" w:unhideWhenUsed="1"/>
    <w:lsdException w:name="HTML Typewriter" w:semiHidden="1" w:unhideWhenUsed="1"/>
    <w:lsdException w:name="HTML Variable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ind w:firstLineChars="200" w:firstLine="420"/>
      <w:jc w:val="both"/>
    </w:pPr>
    <w:rPr>
      <w:rFonts w:ascii="Consolas" w:eastAsia="微软雅黑" w:hAnsi="Consolas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360" w:lineRule="auto"/>
      <w:ind w:firstLineChars="0" w:firstLine="0"/>
      <w:outlineLvl w:val="1"/>
    </w:pPr>
    <w:rPr>
      <w:rFonts w:ascii="Calibri Light" w:hAnsi="Calibri Light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3" w:lineRule="auto"/>
      <w:ind w:firstLineChars="0" w:firstLine="0"/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/>
      <w:sz w:val="20"/>
      <w:szCs w:val="20"/>
    </w:rPr>
  </w:style>
  <w:style w:type="paragraph" w:styleId="a4">
    <w:name w:val="annotation text"/>
    <w:basedOn w:val="a"/>
    <w:link w:val="Char"/>
    <w:uiPriority w:val="99"/>
    <w:unhideWhenUsed/>
    <w:pPr>
      <w:jc w:val="left"/>
    </w:pPr>
  </w:style>
  <w:style w:type="paragraph" w:styleId="a5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7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</w:pPr>
    <w:rPr>
      <w:rFonts w:ascii="Times New Roman" w:hAnsi="Times New Roman"/>
      <w:sz w:val="18"/>
    </w:rPr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9">
    <w:name w:val="FollowedHyperlink"/>
    <w:uiPriority w:val="99"/>
    <w:unhideWhenUsed/>
    <w:rPr>
      <w:color w:val="136EC2"/>
      <w:u w:val="single"/>
    </w:rPr>
  </w:style>
  <w:style w:type="character" w:styleId="aa">
    <w:name w:val="Emphasis"/>
    <w:uiPriority w:val="20"/>
    <w:qFormat/>
  </w:style>
  <w:style w:type="character" w:styleId="HTML">
    <w:name w:val="HTML Definition"/>
    <w:uiPriority w:val="99"/>
    <w:unhideWhenUsed/>
  </w:style>
  <w:style w:type="character" w:styleId="HTML0">
    <w:name w:val="HTML Variable"/>
    <w:uiPriority w:val="99"/>
    <w:unhideWhenUsed/>
  </w:style>
  <w:style w:type="character" w:styleId="ab">
    <w:name w:val="Hyperlink"/>
    <w:uiPriority w:val="99"/>
    <w:unhideWhenUsed/>
    <w:rPr>
      <w:color w:val="136EC2"/>
      <w:u w:val="single"/>
    </w:rPr>
  </w:style>
  <w:style w:type="character" w:styleId="HTML1">
    <w:name w:val="HTML Code"/>
    <w:uiPriority w:val="99"/>
    <w:unhideWhenUsed/>
    <w:rPr>
      <w:rFonts w:ascii="Courier New" w:eastAsia="Courier New" w:hAnsi="Courier New" w:cs="Courier New"/>
      <w:sz w:val="20"/>
    </w:rPr>
  </w:style>
  <w:style w:type="character" w:styleId="ac">
    <w:name w:val="annotation reference"/>
    <w:uiPriority w:val="99"/>
    <w:unhideWhenUsed/>
    <w:rPr>
      <w:sz w:val="21"/>
      <w:szCs w:val="21"/>
    </w:rPr>
  </w:style>
  <w:style w:type="character" w:styleId="HTML2">
    <w:name w:val="HTML Cite"/>
    <w:uiPriority w:val="99"/>
    <w:unhideWhenUsed/>
  </w:style>
  <w:style w:type="character" w:styleId="HTML3">
    <w:name w:val="HTML Keyboard"/>
    <w:uiPriority w:val="99"/>
    <w:unhideWhenUsed/>
    <w:rPr>
      <w:rFonts w:ascii="Courier New" w:eastAsia="Courier New" w:hAnsi="Courier New" w:cs="Courier New"/>
      <w:sz w:val="20"/>
    </w:rPr>
  </w:style>
  <w:style w:type="character" w:styleId="HTML4">
    <w:name w:val="HTML Sample"/>
    <w:uiPriority w:val="99"/>
    <w:unhideWhenUsed/>
    <w:rPr>
      <w:rFonts w:ascii="Courier New" w:eastAsia="Courier New" w:hAnsi="Courier New" w:cs="Courier New"/>
    </w:rPr>
  </w:style>
  <w:style w:type="paragraph" w:customStyle="1" w:styleId="ad">
    <w:name w:val="代码"/>
    <w:basedOn w:val="a"/>
    <w:link w:val="Char1"/>
    <w:qFormat/>
    <w:pPr>
      <w:shd w:val="clear" w:color="auto" w:fill="D9D9D9"/>
    </w:pPr>
  </w:style>
  <w:style w:type="paragraph" w:customStyle="1" w:styleId="ae">
    <w:name w:val="图示"/>
    <w:basedOn w:val="a"/>
    <w:link w:val="Char2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sidecatalog-index1">
    <w:name w:val="sidecatalog-index1"/>
    <w:rPr>
      <w:rFonts w:ascii="Arial" w:hAnsi="Arial" w:cs="Arial"/>
      <w:b/>
      <w:color w:val="999999"/>
      <w:sz w:val="21"/>
      <w:szCs w:val="21"/>
    </w:rPr>
  </w:style>
  <w:style w:type="character" w:customStyle="1" w:styleId="3Char">
    <w:name w:val="标题 3 Char"/>
    <w:link w:val="3"/>
    <w:uiPriority w:val="9"/>
    <w:rPr>
      <w:rFonts w:eastAsia="微软雅黑"/>
      <w:b/>
      <w:sz w:val="21"/>
    </w:rPr>
  </w:style>
  <w:style w:type="character" w:customStyle="1" w:styleId="bdsmore4">
    <w:name w:val="bds_more4"/>
    <w:basedOn w:val="a0"/>
  </w:style>
  <w:style w:type="character" w:customStyle="1" w:styleId="bdsmore1">
    <w:name w:val="bds_more1"/>
    <w:basedOn w:val="a0"/>
  </w:style>
  <w:style w:type="character" w:customStyle="1" w:styleId="lemmatitleh12">
    <w:name w:val="lemmatitleh12"/>
    <w:basedOn w:val="a0"/>
  </w:style>
  <w:style w:type="character" w:customStyle="1" w:styleId="sort">
    <w:name w:val="sort"/>
    <w:rPr>
      <w:color w:val="FFFFFF"/>
      <w:bdr w:val="single" w:sz="24" w:space="0" w:color="auto"/>
    </w:rPr>
  </w:style>
  <w:style w:type="character" w:customStyle="1" w:styleId="polysemyred">
    <w:name w:val="polysemyred"/>
    <w:rPr>
      <w:color w:val="FF6666"/>
      <w:sz w:val="18"/>
      <w:szCs w:val="18"/>
    </w:rPr>
  </w:style>
  <w:style w:type="character" w:customStyle="1" w:styleId="sidecatalog-index2">
    <w:name w:val="sidecatalog-index2"/>
    <w:rPr>
      <w:rFonts w:ascii="Arail" w:eastAsia="Arail" w:hAnsi="Arail" w:cs="Arail"/>
      <w:color w:val="999999"/>
      <w:sz w:val="21"/>
      <w:szCs w:val="21"/>
    </w:rPr>
  </w:style>
  <w:style w:type="character" w:customStyle="1" w:styleId="sort1">
    <w:name w:val="sort1"/>
    <w:basedOn w:val="a0"/>
  </w:style>
  <w:style w:type="character" w:customStyle="1" w:styleId="sidecatalog-dot1">
    <w:name w:val="sidecatalog-dot1"/>
    <w:basedOn w:val="a0"/>
  </w:style>
  <w:style w:type="character" w:customStyle="1" w:styleId="bdsnopic1">
    <w:name w:val="bds_nopic1"/>
    <w:basedOn w:val="a0"/>
  </w:style>
  <w:style w:type="character" w:customStyle="1" w:styleId="bdsnopic">
    <w:name w:val="bds_nopic"/>
    <w:basedOn w:val="a0"/>
  </w:style>
  <w:style w:type="character" w:customStyle="1" w:styleId="desc">
    <w:name w:val="desc"/>
    <w:rPr>
      <w:color w:val="000000"/>
      <w:sz w:val="18"/>
      <w:szCs w:val="18"/>
    </w:rPr>
  </w:style>
  <w:style w:type="character" w:customStyle="1" w:styleId="sidecatalog-dot">
    <w:name w:val="sidecatalog-dot"/>
    <w:basedOn w:val="a0"/>
  </w:style>
  <w:style w:type="character" w:customStyle="1" w:styleId="bdsnopic2">
    <w:name w:val="bds_nopic2"/>
    <w:basedOn w:val="a0"/>
  </w:style>
  <w:style w:type="character" w:customStyle="1" w:styleId="bdsmore2">
    <w:name w:val="bds_more2"/>
    <w:basedOn w:val="a0"/>
  </w:style>
  <w:style w:type="character" w:customStyle="1" w:styleId="bdsmore">
    <w:name w:val="bds_more"/>
    <w:rPr>
      <w:rFonts w:ascii="宋体" w:eastAsia="宋体" w:hAnsi="宋体" w:cs="宋体" w:hint="eastAsia"/>
    </w:rPr>
  </w:style>
  <w:style w:type="character" w:customStyle="1" w:styleId="bdsmore3">
    <w:name w:val="bds_more3"/>
    <w:basedOn w:val="a0"/>
  </w:style>
  <w:style w:type="character" w:customStyle="1" w:styleId="morelink-item">
    <w:name w:val="morelink-item"/>
  </w:style>
  <w:style w:type="character" w:customStyle="1" w:styleId="polysemyexp">
    <w:name w:val="polysemyexp"/>
    <w:rPr>
      <w:color w:val="AAAAAA"/>
      <w:sz w:val="18"/>
      <w:szCs w:val="18"/>
    </w:rPr>
  </w:style>
  <w:style w:type="character" w:customStyle="1" w:styleId="plus">
    <w:name w:val="plus"/>
    <w:rPr>
      <w:b/>
      <w:vanish/>
      <w:color w:val="1F8DEF"/>
      <w:sz w:val="24"/>
      <w:szCs w:val="24"/>
    </w:rPr>
  </w:style>
  <w:style w:type="character" w:customStyle="1" w:styleId="1Char">
    <w:name w:val="标题 1 Char"/>
    <w:link w:val="1"/>
    <w:uiPriority w:val="9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微软雅黑" w:hAnsi="Calibri Light"/>
      <w:b/>
      <w:bCs/>
      <w:kern w:val="2"/>
      <w:sz w:val="28"/>
      <w:szCs w:val="32"/>
    </w:rPr>
  </w:style>
  <w:style w:type="character" w:customStyle="1" w:styleId="Char1">
    <w:name w:val="代码 Char"/>
    <w:link w:val="ad"/>
    <w:rPr>
      <w:rFonts w:ascii="Consolas" w:eastAsia="微软雅黑" w:hAnsi="Consolas"/>
      <w:kern w:val="2"/>
      <w:sz w:val="21"/>
      <w:szCs w:val="21"/>
      <w:shd w:val="clear" w:color="auto" w:fill="D9D9D9"/>
    </w:rPr>
  </w:style>
  <w:style w:type="character" w:customStyle="1" w:styleId="Char2">
    <w:name w:val="图示 Char"/>
    <w:link w:val="ae"/>
    <w:rPr>
      <w:rFonts w:ascii="Consolas" w:eastAsia="微软雅黑" w:hAnsi="Consolas" w:cs="Consolas"/>
      <w:color w:val="464646"/>
      <w:sz w:val="18"/>
      <w:szCs w:val="21"/>
    </w:rPr>
  </w:style>
  <w:style w:type="character" w:customStyle="1" w:styleId="Char">
    <w:name w:val="批注文字 Char"/>
    <w:link w:val="a4"/>
    <w:uiPriority w:val="99"/>
    <w:semiHidden/>
    <w:rPr>
      <w:rFonts w:ascii="Consolas" w:eastAsia="微软雅黑" w:hAnsi="Consolas"/>
      <w:kern w:val="2"/>
      <w:sz w:val="21"/>
      <w:szCs w:val="21"/>
    </w:rPr>
  </w:style>
  <w:style w:type="character" w:customStyle="1" w:styleId="Char0">
    <w:name w:val="批注框文本 Char"/>
    <w:link w:val="a5"/>
    <w:uiPriority w:val="99"/>
    <w:semiHidden/>
    <w:rPr>
      <w:rFonts w:ascii="Consolas" w:eastAsia="微软雅黑" w:hAnsi="Consolas"/>
      <w:kern w:val="2"/>
      <w:sz w:val="18"/>
      <w:szCs w:val="18"/>
    </w:rPr>
  </w:style>
  <w:style w:type="character" w:customStyle="1" w:styleId="21">
    <w:name w:val="标题 21"/>
    <w:aliases w:val="标题 2 Char Char Char Char Char Char"/>
    <w:rsid w:val="00530652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22</Pages>
  <Words>763</Words>
  <Characters>4355</Characters>
  <Application>Microsoft Office Word</Application>
  <DocSecurity>0</DocSecurity>
  <Lines>36</Lines>
  <Paragraphs>10</Paragraphs>
  <ScaleCrop>false</ScaleCrop>
  <Company>Microsoft</Company>
  <LinksUpToDate>false</LinksUpToDate>
  <CharactersWithSpaces>5108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Day01</dc:title>
  <dc:creator>park</dc:creator>
  <cp:lastModifiedBy>admin</cp:lastModifiedBy>
  <cp:revision>46</cp:revision>
  <dcterms:created xsi:type="dcterms:W3CDTF">2015-05-20T08:32:00Z</dcterms:created>
  <dcterms:modified xsi:type="dcterms:W3CDTF">2016-09-02T03:48:00Z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2052-9.1.0.4953</vt:lpwstr>
  </property>
</Properties>
</file>